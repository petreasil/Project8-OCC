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1539" w:rsidRPr="00CB7941" w:rsidRDefault="001E37A5" w:rsidP="00183AE8">
      <w:pPr>
        <w:jc w:val="center"/>
        <w:rPr>
          <w:rFonts w:ascii="Arial" w:hAnsi="Arial" w:cs="Arial"/>
          <w:sz w:val="32"/>
          <w:szCs w:val="32"/>
        </w:rPr>
      </w:pPr>
      <w:r w:rsidRPr="00CB7941">
        <w:rPr>
          <w:rFonts w:ascii="Arial" w:hAnsi="Arial" w:cs="Arial"/>
          <w:sz w:val="32"/>
          <w:szCs w:val="32"/>
        </w:rPr>
        <w:t xml:space="preserve">ToDo </w:t>
      </w:r>
      <w:r w:rsidR="00CE1F14" w:rsidRPr="00CB7941">
        <w:rPr>
          <w:rFonts w:ascii="Arial" w:hAnsi="Arial" w:cs="Arial"/>
          <w:sz w:val="32"/>
          <w:szCs w:val="32"/>
        </w:rPr>
        <w:t>Application</w:t>
      </w:r>
    </w:p>
    <w:p w:rsidR="001E37A5" w:rsidRPr="00CB7941" w:rsidRDefault="001E37A5" w:rsidP="00183AE8"/>
    <w:p w:rsidR="001E37A5" w:rsidRPr="00CB7941" w:rsidRDefault="001E37A5" w:rsidP="00183AE8">
      <w:pPr>
        <w:rPr>
          <w:rFonts w:ascii="Arial" w:hAnsi="Arial" w:cs="Arial"/>
          <w:b/>
          <w:sz w:val="28"/>
          <w:szCs w:val="28"/>
          <w:u w:val="single"/>
        </w:rPr>
      </w:pPr>
      <w:r w:rsidRPr="00CB7941">
        <w:rPr>
          <w:rFonts w:ascii="Arial" w:hAnsi="Arial" w:cs="Arial"/>
          <w:b/>
          <w:sz w:val="28"/>
          <w:szCs w:val="28"/>
          <w:u w:val="single"/>
        </w:rPr>
        <w:t>About</w:t>
      </w:r>
    </w:p>
    <w:p w:rsidR="001E37A5" w:rsidRPr="00CB7941" w:rsidRDefault="001E37A5" w:rsidP="00183AE8">
      <w:r w:rsidRPr="00CB7941">
        <w:t>Todo application in an online Task Manager.</w:t>
      </w:r>
    </w:p>
    <w:p w:rsidR="001E37A5" w:rsidRPr="00CB7941" w:rsidRDefault="001E37A5" w:rsidP="00183AE8">
      <w:r w:rsidRPr="00CB7941">
        <w:t>How it works:</w:t>
      </w:r>
    </w:p>
    <w:p w:rsidR="001E37A5" w:rsidRPr="001E37A5" w:rsidRDefault="001E37A5" w:rsidP="00183AE8">
      <w:pPr>
        <w:numPr>
          <w:ilvl w:val="0"/>
          <w:numId w:val="1"/>
        </w:numPr>
        <w:spacing w:before="100" w:beforeAutospacing="1" w:after="100" w:afterAutospacing="1" w:line="240" w:lineRule="auto"/>
        <w:rPr>
          <w:rFonts w:ascii="Arial" w:eastAsia="Times New Roman" w:hAnsi="Arial" w:cs="Arial"/>
        </w:rPr>
      </w:pPr>
      <w:r w:rsidRPr="001E37A5">
        <w:rPr>
          <w:rFonts w:ascii="Arial" w:eastAsia="Times New Roman" w:hAnsi="Arial" w:cs="Arial"/>
        </w:rPr>
        <w:t>New Todos may easily added, and deleted.</w:t>
      </w:r>
    </w:p>
    <w:p w:rsidR="001E37A5" w:rsidRPr="001E37A5" w:rsidRDefault="001E37A5" w:rsidP="00183AE8">
      <w:pPr>
        <w:numPr>
          <w:ilvl w:val="0"/>
          <w:numId w:val="1"/>
        </w:numPr>
        <w:spacing w:before="60" w:after="100" w:afterAutospacing="1" w:line="240" w:lineRule="auto"/>
        <w:rPr>
          <w:rFonts w:ascii="Arial" w:eastAsia="Times New Roman" w:hAnsi="Arial" w:cs="Arial"/>
        </w:rPr>
      </w:pPr>
      <w:r w:rsidRPr="001E37A5">
        <w:rPr>
          <w:rFonts w:ascii="Arial" w:eastAsia="Times New Roman" w:hAnsi="Arial" w:cs="Arial"/>
        </w:rPr>
        <w:t>It allows a user to modify tasks by double clicking it.</w:t>
      </w:r>
    </w:p>
    <w:p w:rsidR="001E37A5" w:rsidRPr="001E37A5" w:rsidRDefault="001E37A5" w:rsidP="00183AE8">
      <w:pPr>
        <w:numPr>
          <w:ilvl w:val="0"/>
          <w:numId w:val="1"/>
        </w:numPr>
        <w:spacing w:before="60" w:after="100" w:afterAutospacing="1" w:line="240" w:lineRule="auto"/>
        <w:rPr>
          <w:rFonts w:ascii="Arial" w:eastAsia="Times New Roman" w:hAnsi="Arial" w:cs="Arial"/>
        </w:rPr>
      </w:pPr>
      <w:r w:rsidRPr="001E37A5">
        <w:rPr>
          <w:rFonts w:ascii="Arial" w:eastAsia="Times New Roman" w:hAnsi="Arial" w:cs="Arial"/>
        </w:rPr>
        <w:t>User can mark the task by clicking on checkbox when it is completed and unmark by second click.</w:t>
      </w:r>
    </w:p>
    <w:p w:rsidR="001E37A5" w:rsidRPr="001E37A5" w:rsidRDefault="001E37A5" w:rsidP="00183AE8">
      <w:pPr>
        <w:numPr>
          <w:ilvl w:val="0"/>
          <w:numId w:val="1"/>
        </w:numPr>
        <w:spacing w:before="60" w:after="100" w:afterAutospacing="1" w:line="240" w:lineRule="auto"/>
        <w:rPr>
          <w:rFonts w:ascii="Arial" w:eastAsia="Times New Roman" w:hAnsi="Arial" w:cs="Arial"/>
        </w:rPr>
      </w:pPr>
      <w:r w:rsidRPr="001E37A5">
        <w:rPr>
          <w:rFonts w:ascii="Arial" w:eastAsia="Times New Roman" w:hAnsi="Arial" w:cs="Arial"/>
        </w:rPr>
        <w:t>Select all arrow at the top left allows the user to mark all as completed.</w:t>
      </w:r>
    </w:p>
    <w:p w:rsidR="001E37A5" w:rsidRPr="001E37A5" w:rsidRDefault="001E37A5" w:rsidP="00183AE8">
      <w:pPr>
        <w:numPr>
          <w:ilvl w:val="0"/>
          <w:numId w:val="1"/>
        </w:numPr>
        <w:spacing w:before="60" w:after="100" w:afterAutospacing="1" w:line="240" w:lineRule="auto"/>
        <w:rPr>
          <w:rFonts w:ascii="Arial" w:eastAsia="Times New Roman" w:hAnsi="Arial" w:cs="Arial"/>
        </w:rPr>
      </w:pPr>
      <w:r w:rsidRPr="001E37A5">
        <w:rPr>
          <w:rFonts w:ascii="Arial" w:eastAsia="Times New Roman" w:hAnsi="Arial" w:cs="Arial"/>
        </w:rPr>
        <w:t>The completed tasks are marked with a tick and crossed out text.</w:t>
      </w:r>
    </w:p>
    <w:p w:rsidR="001E37A5" w:rsidRPr="001E37A5" w:rsidRDefault="001E37A5" w:rsidP="00183AE8">
      <w:pPr>
        <w:numPr>
          <w:ilvl w:val="0"/>
          <w:numId w:val="1"/>
        </w:numPr>
        <w:spacing w:before="60" w:after="100" w:afterAutospacing="1" w:line="240" w:lineRule="auto"/>
        <w:rPr>
          <w:rFonts w:ascii="Arial" w:eastAsia="Times New Roman" w:hAnsi="Arial" w:cs="Arial"/>
        </w:rPr>
      </w:pPr>
      <w:r w:rsidRPr="001E37A5">
        <w:rPr>
          <w:rFonts w:ascii="Arial" w:eastAsia="Times New Roman" w:hAnsi="Arial" w:cs="Arial"/>
        </w:rPr>
        <w:t>It allows filtering for All, Active and Completed.</w:t>
      </w:r>
    </w:p>
    <w:p w:rsidR="001E37A5" w:rsidRPr="001E37A5" w:rsidRDefault="001E37A5" w:rsidP="00183AE8">
      <w:pPr>
        <w:numPr>
          <w:ilvl w:val="0"/>
          <w:numId w:val="1"/>
        </w:numPr>
        <w:spacing w:before="60" w:after="100" w:afterAutospacing="1" w:line="240" w:lineRule="auto"/>
        <w:rPr>
          <w:rFonts w:ascii="Arial" w:eastAsia="Times New Roman" w:hAnsi="Arial" w:cs="Arial"/>
        </w:rPr>
      </w:pPr>
      <w:r w:rsidRPr="001E37A5">
        <w:rPr>
          <w:rFonts w:ascii="Arial" w:eastAsia="Times New Roman" w:hAnsi="Arial" w:cs="Arial"/>
        </w:rPr>
        <w:t>Clear Completed button lets user to clear all completed tasks.</w:t>
      </w:r>
    </w:p>
    <w:p w:rsidR="001E37A5" w:rsidRPr="00CB7941" w:rsidRDefault="001E37A5" w:rsidP="00183AE8">
      <w:pPr>
        <w:rPr>
          <w:rFonts w:ascii="Arial" w:hAnsi="Arial" w:cs="Arial"/>
        </w:rPr>
      </w:pPr>
    </w:p>
    <w:p w:rsidR="00980F5E" w:rsidRPr="00CB7941" w:rsidRDefault="00980F5E" w:rsidP="00183AE8">
      <w:pPr>
        <w:rPr>
          <w:rFonts w:ascii="Arial" w:hAnsi="Arial" w:cs="Arial"/>
          <w:b/>
          <w:sz w:val="28"/>
          <w:szCs w:val="28"/>
          <w:u w:val="single"/>
        </w:rPr>
      </w:pPr>
      <w:r w:rsidRPr="00CB7941">
        <w:rPr>
          <w:rFonts w:ascii="Arial" w:hAnsi="Arial" w:cs="Arial"/>
          <w:b/>
          <w:sz w:val="28"/>
          <w:szCs w:val="28"/>
          <w:u w:val="single"/>
        </w:rPr>
        <w:t>Architecture:</w:t>
      </w:r>
    </w:p>
    <w:p w:rsidR="001E37A5" w:rsidRPr="00CB7941" w:rsidRDefault="001E37A5" w:rsidP="00183AE8">
      <w:pPr>
        <w:ind w:firstLine="360"/>
        <w:rPr>
          <w:rFonts w:ascii="Arial" w:hAnsi="Arial" w:cs="Arial"/>
          <w:shd w:val="clear" w:color="auto" w:fill="FFFFFF"/>
        </w:rPr>
      </w:pPr>
      <w:r w:rsidRPr="00CB7941">
        <w:rPr>
          <w:rFonts w:ascii="Arial" w:hAnsi="Arial" w:cs="Arial"/>
        </w:rPr>
        <w:t>The app uses MVC pattern (</w:t>
      </w:r>
      <w:r w:rsidRPr="00CB7941">
        <w:rPr>
          <w:rFonts w:ascii="Arial" w:hAnsi="Arial" w:cs="Arial"/>
          <w:shd w:val="clear" w:color="auto" w:fill="FFFFFF"/>
        </w:rPr>
        <w:t>Model–View–Controller</w:t>
      </w:r>
      <w:r w:rsidR="00C81F4D" w:rsidRPr="00CB7941">
        <w:rPr>
          <w:rFonts w:ascii="Arial" w:hAnsi="Arial" w:cs="Arial"/>
          <w:shd w:val="clear" w:color="auto" w:fill="FFFFFF"/>
        </w:rPr>
        <w:t>) .</w:t>
      </w:r>
    </w:p>
    <w:p w:rsidR="00C81F4D" w:rsidRPr="00CB7941" w:rsidRDefault="00C81F4D" w:rsidP="00183AE8">
      <w:pPr>
        <w:rPr>
          <w:rFonts w:ascii="Arial" w:hAnsi="Arial" w:cs="Arial"/>
        </w:rPr>
      </w:pPr>
      <w:r w:rsidRPr="00CB7941">
        <w:rPr>
          <w:noProof/>
        </w:rPr>
        <w:drawing>
          <wp:inline distT="0" distB="0" distL="0" distR="0">
            <wp:extent cx="4044950" cy="2627192"/>
            <wp:effectExtent l="19050" t="0" r="0" b="0"/>
            <wp:docPr id="1" name="Picture 1" descr="model-view-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pic:cNvPicPr>
                      <a:picLocks noChangeAspect="1" noChangeArrowheads="1"/>
                    </pic:cNvPicPr>
                  </pic:nvPicPr>
                  <pic:blipFill>
                    <a:blip r:embed="rId7" cstate="print"/>
                    <a:srcRect/>
                    <a:stretch>
                      <a:fillRect/>
                    </a:stretch>
                  </pic:blipFill>
                  <pic:spPr bwMode="auto">
                    <a:xfrm>
                      <a:off x="0" y="0"/>
                      <a:ext cx="4044950" cy="2627192"/>
                    </a:xfrm>
                    <a:prstGeom prst="rect">
                      <a:avLst/>
                    </a:prstGeom>
                    <a:noFill/>
                    <a:ln w="9525">
                      <a:noFill/>
                      <a:miter lim="800000"/>
                      <a:headEnd/>
                      <a:tailEnd/>
                    </a:ln>
                  </pic:spPr>
                </pic:pic>
              </a:graphicData>
            </a:graphic>
          </wp:inline>
        </w:drawing>
      </w:r>
    </w:p>
    <w:p w:rsidR="00C81F4D" w:rsidRPr="00CB7941" w:rsidRDefault="00C81F4D" w:rsidP="00183AE8">
      <w:pPr>
        <w:pStyle w:val="Heading3"/>
        <w:spacing w:before="320" w:beforeAutospacing="0" w:after="128" w:afterAutospacing="0" w:line="269" w:lineRule="atLeast"/>
        <w:rPr>
          <w:rFonts w:ascii="Arial" w:hAnsi="Arial" w:cs="Arial"/>
          <w:sz w:val="22"/>
          <w:szCs w:val="22"/>
        </w:rPr>
      </w:pPr>
      <w:r w:rsidRPr="00CB7941">
        <w:rPr>
          <w:rFonts w:ascii="Arial" w:hAnsi="Arial" w:cs="Arial"/>
          <w:sz w:val="22"/>
          <w:szCs w:val="22"/>
        </w:rPr>
        <w:t>Model</w:t>
      </w:r>
    </w:p>
    <w:p w:rsidR="00C81F4D" w:rsidRPr="00CB7941" w:rsidRDefault="00C81F4D" w:rsidP="00183AE8">
      <w:pPr>
        <w:pStyle w:val="NormalWeb"/>
        <w:spacing w:before="360" w:beforeAutospacing="0" w:after="360" w:afterAutospacing="0"/>
        <w:rPr>
          <w:rFonts w:ascii="Arial" w:hAnsi="Arial" w:cs="Arial"/>
          <w:sz w:val="22"/>
          <w:szCs w:val="22"/>
        </w:rPr>
      </w:pPr>
      <w:r w:rsidRPr="00CB7941">
        <w:rPr>
          <w:rFonts w:ascii="Arial" w:hAnsi="Arial" w:cs="Arial"/>
          <w:sz w:val="22"/>
          <w:szCs w:val="22"/>
        </w:rPr>
        <w:t>Model is where the application’s data objects are stored. The model doesn’t know anything about views and controllers. When a model changes, typically it will notify its observers that a change has occurred.</w:t>
      </w:r>
    </w:p>
    <w:p w:rsidR="00C81F4D" w:rsidRPr="00CB7941" w:rsidRDefault="00C81F4D" w:rsidP="00183AE8">
      <w:pPr>
        <w:pStyle w:val="Heading3"/>
        <w:spacing w:before="320" w:beforeAutospacing="0" w:after="128" w:afterAutospacing="0" w:line="269" w:lineRule="atLeast"/>
        <w:rPr>
          <w:rFonts w:ascii="Arial" w:hAnsi="Arial" w:cs="Arial"/>
          <w:sz w:val="22"/>
          <w:szCs w:val="22"/>
        </w:rPr>
      </w:pPr>
      <w:r w:rsidRPr="00CB7941">
        <w:rPr>
          <w:rFonts w:ascii="Arial" w:hAnsi="Arial" w:cs="Arial"/>
          <w:sz w:val="22"/>
          <w:szCs w:val="22"/>
        </w:rPr>
        <w:lastRenderedPageBreak/>
        <w:t>View</w:t>
      </w:r>
    </w:p>
    <w:p w:rsidR="00C81F4D" w:rsidRPr="00CB7941" w:rsidRDefault="00C81F4D" w:rsidP="00183AE8">
      <w:pPr>
        <w:pStyle w:val="NormalWeb"/>
        <w:spacing w:before="360" w:beforeAutospacing="0" w:after="360" w:afterAutospacing="0"/>
        <w:rPr>
          <w:rFonts w:ascii="Arial" w:hAnsi="Arial" w:cs="Arial"/>
          <w:sz w:val="22"/>
          <w:szCs w:val="22"/>
        </w:rPr>
      </w:pPr>
      <w:r w:rsidRPr="00CB7941">
        <w:rPr>
          <w:rFonts w:ascii="Arial" w:hAnsi="Arial" w:cs="Arial"/>
          <w:sz w:val="22"/>
          <w:szCs w:val="22"/>
        </w:rPr>
        <w:t>View is what's presented to the users and how users interact with the app. The view is made with HTML, CSS, JavaScript and often templates. This part of your Chrome App has access to the DOM.</w:t>
      </w:r>
    </w:p>
    <w:p w:rsidR="00C81F4D" w:rsidRPr="00CB7941" w:rsidRDefault="00C81F4D" w:rsidP="00183AE8">
      <w:pPr>
        <w:pStyle w:val="Heading3"/>
        <w:spacing w:before="320" w:beforeAutospacing="0" w:after="128" w:afterAutospacing="0" w:line="269" w:lineRule="atLeast"/>
        <w:rPr>
          <w:rFonts w:ascii="Arial" w:hAnsi="Arial" w:cs="Arial"/>
          <w:sz w:val="22"/>
          <w:szCs w:val="22"/>
        </w:rPr>
      </w:pPr>
      <w:r w:rsidRPr="00CB7941">
        <w:rPr>
          <w:rFonts w:ascii="Arial" w:hAnsi="Arial" w:cs="Arial"/>
          <w:sz w:val="22"/>
          <w:szCs w:val="22"/>
        </w:rPr>
        <w:t>Controller</w:t>
      </w:r>
    </w:p>
    <w:p w:rsidR="00C81F4D" w:rsidRPr="00CB7941" w:rsidRDefault="00C81F4D" w:rsidP="00183AE8">
      <w:pPr>
        <w:pStyle w:val="NormalWeb"/>
        <w:spacing w:before="360" w:beforeAutospacing="0" w:after="360" w:afterAutospacing="0"/>
        <w:rPr>
          <w:rFonts w:ascii="Arial" w:hAnsi="Arial" w:cs="Arial"/>
          <w:sz w:val="22"/>
          <w:szCs w:val="22"/>
        </w:rPr>
      </w:pPr>
      <w:r w:rsidRPr="00CB7941">
        <w:rPr>
          <w:rFonts w:ascii="Arial" w:hAnsi="Arial" w:cs="Arial"/>
          <w:sz w:val="22"/>
          <w:szCs w:val="22"/>
        </w:rPr>
        <w:t>The controller is the decision maker and the glue between the model and view. The controller updates the view when the model changes. It also adds event listeners to the view and updates the model when the user manipulates the view.</w:t>
      </w:r>
    </w:p>
    <w:p w:rsidR="00C81F4D" w:rsidRPr="00CB7941" w:rsidRDefault="00C81F4D" w:rsidP="00183AE8">
      <w:pPr>
        <w:rPr>
          <w:rFonts w:ascii="Arial" w:hAnsi="Arial" w:cs="Arial"/>
        </w:rPr>
      </w:pPr>
    </w:p>
    <w:p w:rsidR="004F1363" w:rsidRPr="004F1363" w:rsidRDefault="004F1363" w:rsidP="00183AE8">
      <w:pPr>
        <w:spacing w:before="360" w:after="360" w:line="240" w:lineRule="auto"/>
        <w:rPr>
          <w:rFonts w:ascii="Arial" w:eastAsia="Times New Roman" w:hAnsi="Arial" w:cs="Arial"/>
        </w:rPr>
      </w:pPr>
      <w:r w:rsidRPr="004F1363">
        <w:rPr>
          <w:rFonts w:ascii="Arial" w:eastAsia="Times New Roman" w:hAnsi="Arial" w:cs="Arial"/>
        </w:rPr>
        <w:t>To summarize, the MVC pattern brings modularity to application developers and it enables:</w:t>
      </w:r>
    </w:p>
    <w:p w:rsidR="004F1363" w:rsidRPr="00CB7941" w:rsidRDefault="004F1363" w:rsidP="00183AE8">
      <w:pPr>
        <w:pStyle w:val="ListParagraph"/>
        <w:numPr>
          <w:ilvl w:val="0"/>
          <w:numId w:val="4"/>
        </w:numPr>
        <w:spacing w:after="0" w:line="240" w:lineRule="auto"/>
        <w:rPr>
          <w:rFonts w:ascii="Arial" w:eastAsia="Times New Roman" w:hAnsi="Arial" w:cs="Arial"/>
        </w:rPr>
      </w:pPr>
      <w:r w:rsidRPr="00CB7941">
        <w:rPr>
          <w:rFonts w:ascii="Arial" w:eastAsia="Times New Roman" w:hAnsi="Arial" w:cs="Arial"/>
        </w:rPr>
        <w:t>Reusable and extendable code.</w:t>
      </w:r>
    </w:p>
    <w:p w:rsidR="004F1363" w:rsidRPr="00CB7941" w:rsidRDefault="004F1363" w:rsidP="00183AE8">
      <w:pPr>
        <w:pStyle w:val="ListParagraph"/>
        <w:numPr>
          <w:ilvl w:val="0"/>
          <w:numId w:val="4"/>
        </w:numPr>
        <w:spacing w:after="0" w:line="240" w:lineRule="auto"/>
        <w:rPr>
          <w:rFonts w:ascii="Arial" w:eastAsia="Times New Roman" w:hAnsi="Arial" w:cs="Arial"/>
        </w:rPr>
      </w:pPr>
      <w:r w:rsidRPr="00CB7941">
        <w:rPr>
          <w:rFonts w:ascii="Arial" w:eastAsia="Times New Roman" w:hAnsi="Arial" w:cs="Arial"/>
        </w:rPr>
        <w:t>Separation of view logic from business logic.</w:t>
      </w:r>
    </w:p>
    <w:p w:rsidR="004F1363" w:rsidRPr="00CB7941" w:rsidRDefault="004F1363" w:rsidP="00183AE8">
      <w:pPr>
        <w:pStyle w:val="ListParagraph"/>
        <w:numPr>
          <w:ilvl w:val="0"/>
          <w:numId w:val="4"/>
        </w:numPr>
        <w:spacing w:after="0" w:line="240" w:lineRule="auto"/>
        <w:rPr>
          <w:rFonts w:ascii="Arial" w:eastAsia="Times New Roman" w:hAnsi="Arial" w:cs="Arial"/>
        </w:rPr>
      </w:pPr>
      <w:r w:rsidRPr="00CB7941">
        <w:rPr>
          <w:rFonts w:ascii="Arial" w:eastAsia="Times New Roman" w:hAnsi="Arial" w:cs="Arial"/>
        </w:rPr>
        <w:t>Allow simultaneous work between developers who are responsible for different components (such as UI layer and core logic).</w:t>
      </w:r>
    </w:p>
    <w:p w:rsidR="004F1363" w:rsidRPr="00CB7941" w:rsidRDefault="004F1363" w:rsidP="00183AE8">
      <w:pPr>
        <w:pStyle w:val="ListParagraph"/>
        <w:numPr>
          <w:ilvl w:val="0"/>
          <w:numId w:val="4"/>
        </w:numPr>
        <w:spacing w:after="0" w:line="240" w:lineRule="auto"/>
        <w:rPr>
          <w:rFonts w:ascii="Arial" w:eastAsia="Times New Roman" w:hAnsi="Arial" w:cs="Arial"/>
          <w:sz w:val="13"/>
          <w:szCs w:val="13"/>
        </w:rPr>
      </w:pPr>
      <w:r w:rsidRPr="00CB7941">
        <w:rPr>
          <w:rFonts w:ascii="Arial" w:eastAsia="Times New Roman" w:hAnsi="Arial" w:cs="Arial"/>
        </w:rPr>
        <w:t>Easier to maintain</w:t>
      </w:r>
      <w:r w:rsidRPr="00CB7941">
        <w:rPr>
          <w:rFonts w:ascii="Arial" w:eastAsia="Times New Roman" w:hAnsi="Arial" w:cs="Arial"/>
          <w:sz w:val="13"/>
          <w:szCs w:val="13"/>
        </w:rPr>
        <w:t>.</w:t>
      </w:r>
    </w:p>
    <w:p w:rsidR="00980F5E" w:rsidRPr="00CB7941" w:rsidRDefault="00980F5E" w:rsidP="00183AE8">
      <w:pPr>
        <w:spacing w:after="0" w:line="240" w:lineRule="auto"/>
        <w:rPr>
          <w:rFonts w:ascii="Arial" w:eastAsia="Times New Roman" w:hAnsi="Arial" w:cs="Arial"/>
          <w:sz w:val="13"/>
          <w:szCs w:val="13"/>
        </w:rPr>
      </w:pPr>
    </w:p>
    <w:p w:rsidR="00917F66" w:rsidRPr="00EC01FD" w:rsidRDefault="00917F66" w:rsidP="00917F66">
      <w:pPr>
        <w:pStyle w:val="Heading2"/>
        <w:shd w:val="clear" w:color="auto" w:fill="FFFFFF"/>
        <w:rPr>
          <w:rFonts w:ascii="Arial" w:hAnsi="Arial" w:cs="Arial"/>
          <w:bCs w:val="0"/>
          <w:color w:val="auto"/>
          <w:spacing w:val="-2"/>
          <w:sz w:val="22"/>
          <w:szCs w:val="22"/>
          <w:u w:val="single"/>
        </w:rPr>
      </w:pPr>
      <w:r w:rsidRPr="00EC01FD">
        <w:rPr>
          <w:rFonts w:ascii="Arial" w:hAnsi="Arial" w:cs="Arial"/>
          <w:bCs w:val="0"/>
          <w:color w:val="auto"/>
          <w:spacing w:val="-2"/>
          <w:sz w:val="22"/>
          <w:szCs w:val="22"/>
          <w:u w:val="single"/>
        </w:rPr>
        <w:t>Application's Code Structure</w:t>
      </w:r>
    </w:p>
    <w:p w:rsidR="00980F5E" w:rsidRDefault="00980F5E" w:rsidP="00183AE8">
      <w:pPr>
        <w:spacing w:after="0" w:line="240" w:lineRule="auto"/>
        <w:rPr>
          <w:rFonts w:ascii="Arial" w:eastAsia="Times New Roman" w:hAnsi="Arial" w:cs="Arial"/>
          <w:sz w:val="13"/>
          <w:szCs w:val="13"/>
        </w:rPr>
      </w:pPr>
    </w:p>
    <w:p w:rsidR="00917F66" w:rsidRPr="00CB7941" w:rsidRDefault="00917F66" w:rsidP="00183AE8">
      <w:pPr>
        <w:spacing w:after="0" w:line="240" w:lineRule="auto"/>
        <w:rPr>
          <w:rFonts w:ascii="Arial" w:eastAsia="Times New Roman" w:hAnsi="Arial" w:cs="Arial"/>
          <w:sz w:val="13"/>
          <w:szCs w:val="13"/>
        </w:rPr>
      </w:pPr>
    </w:p>
    <w:p w:rsidR="00980F5E" w:rsidRPr="00980F5E" w:rsidRDefault="00980F5E" w:rsidP="00183AE8">
      <w:pPr>
        <w:spacing w:after="160" w:line="240" w:lineRule="auto"/>
        <w:rPr>
          <w:rFonts w:ascii="Arial" w:eastAsia="Times New Roman" w:hAnsi="Arial" w:cs="Arial"/>
        </w:rPr>
      </w:pPr>
      <w:r w:rsidRPr="00CB7941">
        <w:rPr>
          <w:rFonts w:ascii="Arial" w:eastAsia="Times New Roman" w:hAnsi="Arial" w:cs="Arial"/>
          <w:b/>
          <w:bCs/>
        </w:rPr>
        <w:t>Main Javascript Files</w:t>
      </w:r>
    </w:p>
    <w:p w:rsidR="00917F66" w:rsidRPr="00917F66" w:rsidRDefault="00917F66" w:rsidP="00917F66">
      <w:pPr>
        <w:pStyle w:val="ListParagraph"/>
        <w:numPr>
          <w:ilvl w:val="0"/>
          <w:numId w:val="16"/>
        </w:numPr>
        <w:shd w:val="clear" w:color="auto" w:fill="FFFFFF"/>
        <w:spacing w:before="100" w:beforeAutospacing="1" w:after="100" w:afterAutospacing="1" w:line="240" w:lineRule="auto"/>
        <w:rPr>
          <w:rFonts w:ascii="Arial" w:eastAsia="Times New Roman" w:hAnsi="Arial" w:cs="Arial"/>
          <w:color w:val="172B4D"/>
        </w:rPr>
      </w:pPr>
      <w:r w:rsidRPr="00917F66">
        <w:rPr>
          <w:rFonts w:ascii="Arial" w:eastAsia="Times New Roman" w:hAnsi="Arial" w:cs="Arial"/>
          <w:b/>
          <w:color w:val="172B4D"/>
        </w:rPr>
        <w:t>app.js</w:t>
      </w:r>
      <w:r w:rsidRPr="00917F66">
        <w:rPr>
          <w:rFonts w:ascii="Arial" w:eastAsia="Times New Roman" w:hAnsi="Arial" w:cs="Arial"/>
          <w:color w:val="172B4D"/>
        </w:rPr>
        <w:t xml:space="preserve"> -&gt; This is the file that creates a new instance of all the required MVC components.</w:t>
      </w:r>
    </w:p>
    <w:p w:rsidR="00917F66" w:rsidRPr="00917F66" w:rsidRDefault="00917F66" w:rsidP="00917F66">
      <w:pPr>
        <w:pStyle w:val="ListParagraph"/>
        <w:numPr>
          <w:ilvl w:val="0"/>
          <w:numId w:val="16"/>
        </w:numPr>
        <w:shd w:val="clear" w:color="auto" w:fill="FFFFFF"/>
        <w:spacing w:after="0" w:line="240" w:lineRule="auto"/>
        <w:rPr>
          <w:rFonts w:ascii="Arial" w:eastAsia="Times New Roman" w:hAnsi="Arial" w:cs="Arial"/>
          <w:color w:val="172B4D"/>
        </w:rPr>
      </w:pPr>
      <w:r w:rsidRPr="00917F66">
        <w:rPr>
          <w:rFonts w:ascii="Arial" w:eastAsia="Times New Roman" w:hAnsi="Arial" w:cs="Arial"/>
          <w:b/>
          <w:color w:val="172B4D"/>
        </w:rPr>
        <w:t>controller.js</w:t>
      </w:r>
      <w:r w:rsidRPr="00917F66">
        <w:rPr>
          <w:rFonts w:ascii="Arial" w:eastAsia="Times New Roman" w:hAnsi="Arial" w:cs="Arial"/>
          <w:color w:val="172B4D"/>
        </w:rPr>
        <w:t xml:space="preserve"> -&gt; This is the file that is responsible for the Controller part of the MVC pattern. Contains all the actions that is required for the app, and links the model and view together.</w:t>
      </w:r>
    </w:p>
    <w:p w:rsidR="00917F66" w:rsidRPr="00917F66" w:rsidRDefault="00917F66" w:rsidP="00917F66">
      <w:pPr>
        <w:pStyle w:val="ListParagraph"/>
        <w:numPr>
          <w:ilvl w:val="0"/>
          <w:numId w:val="16"/>
        </w:numPr>
        <w:shd w:val="clear" w:color="auto" w:fill="FFFFFF"/>
        <w:spacing w:after="0" w:line="240" w:lineRule="auto"/>
        <w:rPr>
          <w:rFonts w:ascii="Arial" w:eastAsia="Times New Roman" w:hAnsi="Arial" w:cs="Arial"/>
          <w:color w:val="172B4D"/>
        </w:rPr>
      </w:pPr>
      <w:r w:rsidRPr="00917F66">
        <w:rPr>
          <w:rFonts w:ascii="Arial" w:eastAsia="Times New Roman" w:hAnsi="Arial" w:cs="Arial"/>
          <w:b/>
          <w:color w:val="172B4D"/>
        </w:rPr>
        <w:t>helpers.js</w:t>
      </w:r>
      <w:r w:rsidRPr="00917F66">
        <w:rPr>
          <w:rFonts w:ascii="Arial" w:eastAsia="Times New Roman" w:hAnsi="Arial" w:cs="Arial"/>
          <w:color w:val="172B4D"/>
        </w:rPr>
        <w:t xml:space="preserve"> -&gt; This file contains helper functionality for the interactions with the DOM such as queries of DOM elements.</w:t>
      </w:r>
    </w:p>
    <w:p w:rsidR="00917F66" w:rsidRPr="00917F66" w:rsidRDefault="00917F66" w:rsidP="00917F66">
      <w:pPr>
        <w:pStyle w:val="ListParagraph"/>
        <w:numPr>
          <w:ilvl w:val="0"/>
          <w:numId w:val="16"/>
        </w:numPr>
        <w:shd w:val="clear" w:color="auto" w:fill="FFFFFF"/>
        <w:spacing w:after="0" w:line="240" w:lineRule="auto"/>
        <w:rPr>
          <w:rFonts w:ascii="Arial" w:eastAsia="Times New Roman" w:hAnsi="Arial" w:cs="Arial"/>
          <w:color w:val="172B4D"/>
        </w:rPr>
      </w:pPr>
      <w:r w:rsidRPr="00917F66">
        <w:rPr>
          <w:rFonts w:ascii="Arial" w:eastAsia="Times New Roman" w:hAnsi="Arial" w:cs="Arial"/>
          <w:b/>
          <w:color w:val="172B4D"/>
        </w:rPr>
        <w:t>model.js</w:t>
      </w:r>
      <w:r w:rsidRPr="00917F66">
        <w:rPr>
          <w:rFonts w:ascii="Arial" w:eastAsia="Times New Roman" w:hAnsi="Arial" w:cs="Arial"/>
          <w:color w:val="172B4D"/>
        </w:rPr>
        <w:t xml:space="preserve"> -&gt; This file is the file that is responsible for the Model part of the MVC pattern. This file contains functions that manages the data of the App.</w:t>
      </w:r>
    </w:p>
    <w:p w:rsidR="00917F66" w:rsidRPr="00917F66" w:rsidRDefault="00917F66" w:rsidP="00917F66">
      <w:pPr>
        <w:pStyle w:val="ListParagraph"/>
        <w:numPr>
          <w:ilvl w:val="0"/>
          <w:numId w:val="16"/>
        </w:numPr>
        <w:shd w:val="clear" w:color="auto" w:fill="FFFFFF"/>
        <w:spacing w:after="0" w:line="240" w:lineRule="auto"/>
        <w:rPr>
          <w:rFonts w:ascii="Arial" w:eastAsia="Times New Roman" w:hAnsi="Arial" w:cs="Arial"/>
          <w:color w:val="172B4D"/>
        </w:rPr>
      </w:pPr>
      <w:r w:rsidRPr="00917F66">
        <w:rPr>
          <w:rFonts w:ascii="Arial" w:eastAsia="Times New Roman" w:hAnsi="Arial" w:cs="Arial"/>
          <w:b/>
          <w:color w:val="172B4D"/>
        </w:rPr>
        <w:t>store.js</w:t>
      </w:r>
      <w:r w:rsidRPr="00917F66">
        <w:rPr>
          <w:rFonts w:ascii="Arial" w:eastAsia="Times New Roman" w:hAnsi="Arial" w:cs="Arial"/>
          <w:color w:val="172B4D"/>
        </w:rPr>
        <w:t xml:space="preserve"> -&gt; This file acts as the App's fake database. The storage utilises LocalStorage which creates a temporary file on the users PC and acts like a fake persistent DB, however upon emptying the cache this database will go away.</w:t>
      </w:r>
    </w:p>
    <w:p w:rsidR="00917F66" w:rsidRPr="00917F66" w:rsidRDefault="00917F66" w:rsidP="00917F66">
      <w:pPr>
        <w:pStyle w:val="ListParagraph"/>
        <w:numPr>
          <w:ilvl w:val="0"/>
          <w:numId w:val="16"/>
        </w:numPr>
        <w:shd w:val="clear" w:color="auto" w:fill="FFFFFF"/>
        <w:spacing w:after="0" w:line="240" w:lineRule="auto"/>
        <w:rPr>
          <w:rFonts w:ascii="Arial" w:eastAsia="Times New Roman" w:hAnsi="Arial" w:cs="Arial"/>
          <w:color w:val="172B4D"/>
        </w:rPr>
      </w:pPr>
      <w:r w:rsidRPr="00917F66">
        <w:rPr>
          <w:rFonts w:ascii="Arial" w:eastAsia="Times New Roman" w:hAnsi="Arial" w:cs="Arial"/>
          <w:b/>
          <w:color w:val="172B4D"/>
        </w:rPr>
        <w:t>template.js</w:t>
      </w:r>
      <w:r w:rsidRPr="00917F66">
        <w:rPr>
          <w:rFonts w:ascii="Arial" w:eastAsia="Times New Roman" w:hAnsi="Arial" w:cs="Arial"/>
          <w:color w:val="172B4D"/>
        </w:rPr>
        <w:t xml:space="preserve"> -&gt; This file contains templates for List elements, HTML escape characters, and other DOM templates that help our App.</w:t>
      </w:r>
    </w:p>
    <w:p w:rsidR="00917F66" w:rsidRPr="00917F66" w:rsidRDefault="00917F66" w:rsidP="00917F66">
      <w:pPr>
        <w:pStyle w:val="ListParagraph"/>
        <w:numPr>
          <w:ilvl w:val="0"/>
          <w:numId w:val="16"/>
        </w:numPr>
        <w:shd w:val="clear" w:color="auto" w:fill="FFFFFF"/>
        <w:spacing w:after="0" w:line="240" w:lineRule="auto"/>
        <w:rPr>
          <w:rFonts w:ascii="Arial" w:eastAsia="Times New Roman" w:hAnsi="Arial" w:cs="Arial"/>
          <w:color w:val="172B4D"/>
        </w:rPr>
      </w:pPr>
      <w:r w:rsidRPr="00917F66">
        <w:rPr>
          <w:rFonts w:ascii="Arial" w:eastAsia="Times New Roman" w:hAnsi="Arial" w:cs="Arial"/>
          <w:b/>
          <w:color w:val="172B4D"/>
        </w:rPr>
        <w:t>view.js</w:t>
      </w:r>
      <w:r w:rsidRPr="00917F66">
        <w:rPr>
          <w:rFonts w:ascii="Arial" w:eastAsia="Times New Roman" w:hAnsi="Arial" w:cs="Arial"/>
          <w:color w:val="172B4D"/>
        </w:rPr>
        <w:t xml:space="preserve"> -&gt; This is the file that is responsible for the View part of the MVC pattern. This file contains functionality that allows us displaying the data to the user, and visualise the app.</w:t>
      </w:r>
    </w:p>
    <w:p w:rsidR="00917F66" w:rsidRDefault="00917F66" w:rsidP="00917F66">
      <w:pPr>
        <w:shd w:val="clear" w:color="auto" w:fill="FFFFFF"/>
        <w:spacing w:after="0" w:line="240" w:lineRule="auto"/>
        <w:rPr>
          <w:rFonts w:ascii="Arial" w:eastAsia="Times New Roman" w:hAnsi="Arial" w:cs="Arial"/>
          <w:color w:val="172B4D"/>
        </w:rPr>
      </w:pPr>
    </w:p>
    <w:p w:rsidR="00917F66" w:rsidRDefault="00917F66" w:rsidP="00917F66">
      <w:pPr>
        <w:shd w:val="clear" w:color="auto" w:fill="FFFFFF"/>
        <w:spacing w:after="0" w:line="240" w:lineRule="auto"/>
        <w:rPr>
          <w:rFonts w:ascii="Arial" w:eastAsia="Times New Roman" w:hAnsi="Arial" w:cs="Arial"/>
          <w:color w:val="172B4D"/>
        </w:rPr>
      </w:pPr>
    </w:p>
    <w:p w:rsidR="00917F66" w:rsidRDefault="00917F66" w:rsidP="00917F66">
      <w:pPr>
        <w:shd w:val="clear" w:color="auto" w:fill="FFFFFF"/>
        <w:spacing w:after="0" w:line="240" w:lineRule="auto"/>
        <w:rPr>
          <w:rFonts w:ascii="Arial" w:eastAsia="Times New Roman" w:hAnsi="Arial" w:cs="Arial"/>
          <w:color w:val="172B4D"/>
        </w:rPr>
      </w:pPr>
    </w:p>
    <w:p w:rsidR="00917F66" w:rsidRPr="00917F66" w:rsidRDefault="00917F66" w:rsidP="00917F66">
      <w:pPr>
        <w:shd w:val="clear" w:color="auto" w:fill="FFFFFF"/>
        <w:spacing w:after="0" w:line="240" w:lineRule="auto"/>
        <w:rPr>
          <w:rFonts w:ascii="Arial" w:eastAsia="Times New Roman" w:hAnsi="Arial" w:cs="Arial"/>
          <w:color w:val="172B4D"/>
        </w:rPr>
      </w:pPr>
    </w:p>
    <w:p w:rsidR="00980F5E" w:rsidRPr="00980F5E" w:rsidRDefault="00980F5E" w:rsidP="00183AE8">
      <w:pPr>
        <w:spacing w:after="160" w:line="240" w:lineRule="auto"/>
        <w:rPr>
          <w:rFonts w:ascii="Arial" w:eastAsia="Times New Roman" w:hAnsi="Arial" w:cs="Arial"/>
        </w:rPr>
      </w:pPr>
      <w:r w:rsidRPr="00CB7941">
        <w:rPr>
          <w:rFonts w:ascii="Arial" w:eastAsia="Times New Roman" w:hAnsi="Arial" w:cs="Arial"/>
          <w:b/>
          <w:bCs/>
        </w:rPr>
        <w:lastRenderedPageBreak/>
        <w:t>Folders</w:t>
      </w:r>
    </w:p>
    <w:p w:rsidR="00980F5E" w:rsidRPr="00980F5E" w:rsidRDefault="00980F5E" w:rsidP="00183AE8">
      <w:pPr>
        <w:numPr>
          <w:ilvl w:val="0"/>
          <w:numId w:val="6"/>
        </w:numPr>
        <w:spacing w:beforeAutospacing="1" w:after="0" w:afterAutospacing="1" w:line="240" w:lineRule="auto"/>
        <w:rPr>
          <w:rFonts w:ascii="Arial" w:eastAsia="Times New Roman" w:hAnsi="Arial" w:cs="Arial"/>
        </w:rPr>
      </w:pPr>
      <w:r w:rsidRPr="00CB7941">
        <w:rPr>
          <w:rFonts w:ascii="Arial" w:eastAsia="Times New Roman" w:hAnsi="Arial" w:cs="Arial"/>
          <w:b/>
        </w:rPr>
        <w:t>js</w:t>
      </w:r>
      <w:r w:rsidRPr="00980F5E">
        <w:rPr>
          <w:rFonts w:ascii="Arial" w:eastAsia="Times New Roman" w:hAnsi="Arial" w:cs="Arial"/>
        </w:rPr>
        <w:t> contains source files of the javascript</w:t>
      </w:r>
    </w:p>
    <w:p w:rsidR="00980F5E" w:rsidRPr="00980F5E" w:rsidRDefault="00980F5E" w:rsidP="00183AE8">
      <w:pPr>
        <w:numPr>
          <w:ilvl w:val="0"/>
          <w:numId w:val="6"/>
        </w:numPr>
        <w:spacing w:after="0" w:afterAutospacing="1" w:line="240" w:lineRule="auto"/>
        <w:rPr>
          <w:rFonts w:ascii="Arial" w:eastAsia="Times New Roman" w:hAnsi="Arial" w:cs="Arial"/>
        </w:rPr>
      </w:pPr>
      <w:r w:rsidRPr="00CB7941">
        <w:rPr>
          <w:rFonts w:ascii="Arial" w:eastAsia="Times New Roman" w:hAnsi="Arial" w:cs="Arial"/>
          <w:b/>
        </w:rPr>
        <w:t>test</w:t>
      </w:r>
      <w:r w:rsidRPr="00980F5E">
        <w:rPr>
          <w:rFonts w:ascii="Arial" w:eastAsia="Times New Roman" w:hAnsi="Arial" w:cs="Arial"/>
        </w:rPr>
        <w:t> contains Jasmine unit test files.</w:t>
      </w:r>
    </w:p>
    <w:p w:rsidR="00980F5E" w:rsidRPr="00980F5E" w:rsidRDefault="00980F5E" w:rsidP="00183AE8">
      <w:pPr>
        <w:numPr>
          <w:ilvl w:val="0"/>
          <w:numId w:val="6"/>
        </w:numPr>
        <w:spacing w:after="0" w:afterAutospacing="1" w:line="240" w:lineRule="auto"/>
        <w:rPr>
          <w:rFonts w:ascii="Arial" w:eastAsia="Times New Roman" w:hAnsi="Arial" w:cs="Arial"/>
        </w:rPr>
      </w:pPr>
      <w:r w:rsidRPr="00CB7941">
        <w:rPr>
          <w:rFonts w:ascii="Arial" w:eastAsia="Times New Roman" w:hAnsi="Arial" w:cs="Arial"/>
          <w:b/>
        </w:rPr>
        <w:t>node</w:t>
      </w:r>
      <w:r w:rsidRPr="00CB7941">
        <w:rPr>
          <w:rFonts w:ascii="Arial" w:eastAsia="Times New Roman" w:hAnsi="Arial" w:cs="Arial"/>
        </w:rPr>
        <w:t>_</w:t>
      </w:r>
      <w:r w:rsidRPr="00CB7941">
        <w:rPr>
          <w:rFonts w:ascii="Arial" w:eastAsia="Times New Roman" w:hAnsi="Arial" w:cs="Arial"/>
          <w:b/>
        </w:rPr>
        <w:t>modules</w:t>
      </w:r>
      <w:r w:rsidRPr="00980F5E">
        <w:rPr>
          <w:rFonts w:ascii="Arial" w:eastAsia="Times New Roman" w:hAnsi="Arial" w:cs="Arial"/>
        </w:rPr>
        <w:t> contains integrated modules such as jasmine (unit testing) and todomvc (MVC framework).</w:t>
      </w:r>
    </w:p>
    <w:p w:rsidR="00183AE8" w:rsidRPr="00CB7941" w:rsidRDefault="00183AE8" w:rsidP="00183AE8">
      <w:pPr>
        <w:spacing w:after="0" w:afterAutospacing="1" w:line="240" w:lineRule="auto"/>
        <w:rPr>
          <w:rFonts w:ascii="Arial" w:eastAsia="Times New Roman" w:hAnsi="Arial" w:cs="Arial"/>
        </w:rPr>
      </w:pPr>
    </w:p>
    <w:p w:rsidR="00183AE8" w:rsidRPr="00CB7941" w:rsidRDefault="00183AE8" w:rsidP="00183AE8">
      <w:pPr>
        <w:spacing w:after="0" w:afterAutospacing="1" w:line="240" w:lineRule="auto"/>
        <w:rPr>
          <w:rFonts w:ascii="Arial" w:eastAsia="Times New Roman" w:hAnsi="Arial" w:cs="Arial"/>
        </w:rPr>
      </w:pPr>
    </w:p>
    <w:p w:rsidR="00183AE8" w:rsidRPr="00CB7941" w:rsidRDefault="00183AE8" w:rsidP="00183AE8">
      <w:pPr>
        <w:spacing w:before="100" w:beforeAutospacing="1" w:after="100" w:afterAutospacing="1" w:line="240" w:lineRule="auto"/>
        <w:outlineLvl w:val="2"/>
        <w:rPr>
          <w:rFonts w:ascii="Arial" w:eastAsia="Times New Roman" w:hAnsi="Arial" w:cs="Arial"/>
        </w:rPr>
      </w:pPr>
    </w:p>
    <w:p w:rsidR="00183AE8" w:rsidRPr="00183AE8" w:rsidRDefault="00183AE8" w:rsidP="00183AE8">
      <w:pPr>
        <w:spacing w:before="100" w:beforeAutospacing="1" w:after="100" w:afterAutospacing="1" w:line="240" w:lineRule="auto"/>
        <w:outlineLvl w:val="2"/>
        <w:rPr>
          <w:rFonts w:ascii="Arial" w:eastAsia="Times New Roman" w:hAnsi="Arial" w:cs="Arial"/>
          <w:b/>
          <w:bCs/>
        </w:rPr>
      </w:pPr>
      <w:r w:rsidRPr="00183AE8">
        <w:rPr>
          <w:rFonts w:ascii="Arial" w:eastAsia="Times New Roman" w:hAnsi="Arial" w:cs="Arial"/>
          <w:b/>
          <w:bCs/>
        </w:rPr>
        <w:t>Detailed description of all functions:</w:t>
      </w:r>
    </w:p>
    <w:p w:rsidR="00183AE8" w:rsidRPr="00183AE8" w:rsidRDefault="00183AE8" w:rsidP="00183AE8">
      <w:pPr>
        <w:spacing w:before="100" w:beforeAutospacing="1" w:after="100" w:afterAutospacing="1" w:line="240" w:lineRule="auto"/>
        <w:outlineLvl w:val="2"/>
        <w:rPr>
          <w:rFonts w:ascii="Arial" w:eastAsia="Times New Roman" w:hAnsi="Arial" w:cs="Arial"/>
          <w:b/>
          <w:bCs/>
        </w:rPr>
      </w:pPr>
      <w:r w:rsidRPr="00CB7941">
        <w:rPr>
          <w:rFonts w:ascii="Arial" w:eastAsia="Times New Roman" w:hAnsi="Arial" w:cs="Arial"/>
          <w:b/>
          <w:bCs/>
        </w:rPr>
        <w:t>Controller Object – controls interactions between Model and View.</w:t>
      </w:r>
    </w:p>
    <w:p w:rsidR="00183AE8" w:rsidRPr="00183AE8" w:rsidRDefault="00183AE8" w:rsidP="00183AE8">
      <w:pPr>
        <w:spacing w:before="100" w:beforeAutospacing="1" w:after="100" w:afterAutospacing="1" w:line="240" w:lineRule="auto"/>
        <w:jc w:val="both"/>
        <w:rPr>
          <w:rFonts w:ascii="Arial" w:eastAsia="Times New Roman" w:hAnsi="Arial" w:cs="Arial"/>
        </w:rPr>
      </w:pPr>
      <w:r w:rsidRPr="00CB7941">
        <w:rPr>
          <w:rFonts w:ascii="Arial" w:eastAsia="Times New Roman" w:hAnsi="Arial" w:cs="Arial"/>
          <w:caps/>
          <w:u w:val="single"/>
        </w:rPr>
        <w:t>PARAMETERS:</w:t>
      </w:r>
      <w:r w:rsidRPr="00183AE8">
        <w:rPr>
          <w:rFonts w:ascii="Arial" w:eastAsia="Times New Roman" w:hAnsi="Arial" w:cs="Arial"/>
        </w:rPr>
        <w:t> model object and view object.</w:t>
      </w:r>
    </w:p>
    <w:p w:rsidR="00183AE8" w:rsidRPr="00183AE8" w:rsidRDefault="00183AE8" w:rsidP="00183AE8">
      <w:pPr>
        <w:spacing w:before="100" w:beforeAutospacing="1" w:after="100" w:afterAutospacing="1" w:line="240" w:lineRule="auto"/>
        <w:jc w:val="both"/>
        <w:rPr>
          <w:rFonts w:ascii="Arial" w:eastAsia="Times New Roman" w:hAnsi="Arial" w:cs="Arial"/>
        </w:rPr>
      </w:pPr>
      <w:r w:rsidRPr="00CB7941">
        <w:rPr>
          <w:rFonts w:ascii="Arial" w:eastAsia="Times New Roman" w:hAnsi="Arial" w:cs="Arial"/>
          <w:caps/>
          <w:u w:val="single"/>
        </w:rPr>
        <w:t>PROTOTYPES:</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setView (loads and initialize the view)</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setView (loads and initialize the view)</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showAll (displays all items in the todo-list)</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showActive (renders uncompleted tasks)</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showComplited(renders completed tasks)</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addItem (creates new todo task, saving it in the local storage by adding ID)</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editItem (starts editing mode of todo task by matching with the correct ID)</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editItemSave (successfully edits item and save the changing by using matched ID)</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editItemCancel (cancels the item editing mode)</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removeItem (removes item from to-do-list and storage by using its ID as a parameter)</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removeCompletedItems (removes all completed tasks)</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toggleComplete (gives ID and updates the state of completeness of task in the storage)</w:t>
      </w:r>
    </w:p>
    <w:p w:rsidR="00183AE8" w:rsidRPr="00183AE8" w:rsidRDefault="00183AE8" w:rsidP="00183AE8">
      <w:pPr>
        <w:numPr>
          <w:ilvl w:val="0"/>
          <w:numId w:val="7"/>
        </w:numPr>
        <w:spacing w:before="100" w:beforeAutospacing="1" w:after="100" w:afterAutospacing="1" w:line="240" w:lineRule="auto"/>
        <w:rPr>
          <w:rFonts w:ascii="Arial" w:eastAsia="Times New Roman" w:hAnsi="Arial" w:cs="Arial"/>
        </w:rPr>
      </w:pPr>
      <w:r w:rsidRPr="00183AE8">
        <w:rPr>
          <w:rFonts w:ascii="Arial" w:eastAsia="Times New Roman" w:hAnsi="Arial" w:cs="Arial"/>
        </w:rPr>
        <w:t>toggleAll (change the state of completeness of the tasks: on/off)</w:t>
      </w:r>
    </w:p>
    <w:p w:rsidR="00183AE8" w:rsidRPr="00183AE8" w:rsidRDefault="00183AE8" w:rsidP="00183AE8">
      <w:pPr>
        <w:spacing w:before="100" w:beforeAutospacing="1" w:after="100" w:afterAutospacing="1" w:line="240" w:lineRule="auto"/>
        <w:outlineLvl w:val="2"/>
        <w:rPr>
          <w:rFonts w:ascii="Arial" w:eastAsia="Times New Roman" w:hAnsi="Arial" w:cs="Arial"/>
          <w:b/>
          <w:bCs/>
        </w:rPr>
      </w:pPr>
      <w:r w:rsidRPr="00CB7941">
        <w:rPr>
          <w:rFonts w:ascii="Arial" w:eastAsia="Times New Roman" w:hAnsi="Arial" w:cs="Arial"/>
          <w:b/>
          <w:bCs/>
        </w:rPr>
        <w:t>Model Object – creates new Model instance and connects it with the storage.</w:t>
      </w:r>
    </w:p>
    <w:p w:rsidR="00183AE8" w:rsidRPr="00183AE8" w:rsidRDefault="00183AE8" w:rsidP="00183AE8">
      <w:pPr>
        <w:spacing w:before="100" w:beforeAutospacing="1" w:after="100" w:afterAutospacing="1" w:line="240" w:lineRule="auto"/>
        <w:jc w:val="both"/>
        <w:rPr>
          <w:rFonts w:ascii="Arial" w:eastAsia="Times New Roman" w:hAnsi="Arial" w:cs="Arial"/>
        </w:rPr>
      </w:pPr>
      <w:r w:rsidRPr="00CB7941">
        <w:rPr>
          <w:rFonts w:ascii="Arial" w:eastAsia="Times New Roman" w:hAnsi="Arial" w:cs="Arial"/>
          <w:caps/>
          <w:u w:val="single"/>
        </w:rPr>
        <w:t>PARAMETERS:</w:t>
      </w:r>
      <w:r w:rsidRPr="00183AE8">
        <w:rPr>
          <w:rFonts w:ascii="Arial" w:eastAsia="Times New Roman" w:hAnsi="Arial" w:cs="Arial"/>
        </w:rPr>
        <w:t> storage object.</w:t>
      </w:r>
    </w:p>
    <w:p w:rsidR="00183AE8" w:rsidRPr="00183AE8" w:rsidRDefault="00183AE8" w:rsidP="00183AE8">
      <w:pPr>
        <w:spacing w:before="100" w:beforeAutospacing="1" w:after="100" w:afterAutospacing="1" w:line="240" w:lineRule="auto"/>
        <w:jc w:val="both"/>
        <w:rPr>
          <w:rFonts w:ascii="Arial" w:eastAsia="Times New Roman" w:hAnsi="Arial" w:cs="Arial"/>
        </w:rPr>
      </w:pPr>
      <w:r w:rsidRPr="00CB7941">
        <w:rPr>
          <w:rFonts w:ascii="Arial" w:eastAsia="Times New Roman" w:hAnsi="Arial" w:cs="Arial"/>
          <w:caps/>
          <w:u w:val="single"/>
        </w:rPr>
        <w:t>PROTOTYPES:</w:t>
      </w:r>
    </w:p>
    <w:p w:rsidR="00183AE8" w:rsidRPr="00183AE8" w:rsidRDefault="00183AE8" w:rsidP="00183AE8">
      <w:pPr>
        <w:numPr>
          <w:ilvl w:val="0"/>
          <w:numId w:val="8"/>
        </w:numPr>
        <w:spacing w:before="100" w:beforeAutospacing="1" w:after="100" w:afterAutospacing="1" w:line="240" w:lineRule="auto"/>
        <w:rPr>
          <w:rFonts w:ascii="Arial" w:eastAsia="Times New Roman" w:hAnsi="Arial" w:cs="Arial"/>
        </w:rPr>
      </w:pPr>
      <w:r w:rsidRPr="00183AE8">
        <w:rPr>
          <w:rFonts w:ascii="Arial" w:eastAsia="Times New Roman" w:hAnsi="Arial" w:cs="Arial"/>
        </w:rPr>
        <w:t>create (creates a new todo model and saves it in the storage)</w:t>
      </w:r>
    </w:p>
    <w:p w:rsidR="00183AE8" w:rsidRPr="00183AE8" w:rsidRDefault="00183AE8" w:rsidP="00183AE8">
      <w:pPr>
        <w:numPr>
          <w:ilvl w:val="0"/>
          <w:numId w:val="8"/>
        </w:numPr>
        <w:spacing w:before="100" w:beforeAutospacing="1" w:after="100" w:afterAutospacing="1" w:line="240" w:lineRule="auto"/>
        <w:rPr>
          <w:rFonts w:ascii="Arial" w:eastAsia="Times New Roman" w:hAnsi="Arial" w:cs="Arial"/>
        </w:rPr>
      </w:pPr>
      <w:r w:rsidRPr="00183AE8">
        <w:rPr>
          <w:rFonts w:ascii="Arial" w:eastAsia="Times New Roman" w:hAnsi="Arial" w:cs="Arial"/>
        </w:rPr>
        <w:t>read (finds and returns a model in storage, if the query isn’t given, returns everything)</w:t>
      </w:r>
    </w:p>
    <w:p w:rsidR="00183AE8" w:rsidRPr="00183AE8" w:rsidRDefault="00183AE8" w:rsidP="00183AE8">
      <w:pPr>
        <w:numPr>
          <w:ilvl w:val="0"/>
          <w:numId w:val="8"/>
        </w:numPr>
        <w:spacing w:before="100" w:beforeAutospacing="1" w:after="100" w:afterAutospacing="1" w:line="240" w:lineRule="auto"/>
        <w:rPr>
          <w:rFonts w:ascii="Arial" w:eastAsia="Times New Roman" w:hAnsi="Arial" w:cs="Arial"/>
        </w:rPr>
      </w:pPr>
      <w:r w:rsidRPr="00183AE8">
        <w:rPr>
          <w:rFonts w:ascii="Arial" w:eastAsia="Times New Roman" w:hAnsi="Arial" w:cs="Arial"/>
        </w:rPr>
        <w:t>update (updates a model, every action based on unique ID)</w:t>
      </w:r>
    </w:p>
    <w:p w:rsidR="00183AE8" w:rsidRPr="00183AE8" w:rsidRDefault="00183AE8" w:rsidP="00183AE8">
      <w:pPr>
        <w:numPr>
          <w:ilvl w:val="0"/>
          <w:numId w:val="8"/>
        </w:numPr>
        <w:spacing w:before="100" w:beforeAutospacing="1" w:after="100" w:afterAutospacing="1" w:line="240" w:lineRule="auto"/>
        <w:rPr>
          <w:rFonts w:ascii="Arial" w:eastAsia="Times New Roman" w:hAnsi="Arial" w:cs="Arial"/>
        </w:rPr>
      </w:pPr>
      <w:r w:rsidRPr="00183AE8">
        <w:rPr>
          <w:rFonts w:ascii="Arial" w:eastAsia="Times New Roman" w:hAnsi="Arial" w:cs="Arial"/>
        </w:rPr>
        <w:t>remove (removes a model from storage)</w:t>
      </w:r>
    </w:p>
    <w:p w:rsidR="00183AE8" w:rsidRPr="00183AE8" w:rsidRDefault="00183AE8" w:rsidP="00183AE8">
      <w:pPr>
        <w:numPr>
          <w:ilvl w:val="0"/>
          <w:numId w:val="8"/>
        </w:numPr>
        <w:spacing w:before="100" w:beforeAutospacing="1" w:after="100" w:afterAutospacing="1" w:line="240" w:lineRule="auto"/>
        <w:rPr>
          <w:rFonts w:ascii="Arial" w:eastAsia="Times New Roman" w:hAnsi="Arial" w:cs="Arial"/>
        </w:rPr>
      </w:pPr>
      <w:r w:rsidRPr="00183AE8">
        <w:rPr>
          <w:rFonts w:ascii="Arial" w:eastAsia="Times New Roman" w:hAnsi="Arial" w:cs="Arial"/>
        </w:rPr>
        <w:t>removeAll (removes all data from storage)</w:t>
      </w:r>
    </w:p>
    <w:p w:rsidR="00183AE8" w:rsidRPr="00183AE8" w:rsidRDefault="00183AE8" w:rsidP="00183AE8">
      <w:pPr>
        <w:numPr>
          <w:ilvl w:val="0"/>
          <w:numId w:val="8"/>
        </w:numPr>
        <w:spacing w:before="100" w:beforeAutospacing="1" w:after="100" w:afterAutospacing="1" w:line="240" w:lineRule="auto"/>
        <w:rPr>
          <w:rFonts w:ascii="Arial" w:eastAsia="Times New Roman" w:hAnsi="Arial" w:cs="Arial"/>
        </w:rPr>
      </w:pPr>
      <w:r w:rsidRPr="00183AE8">
        <w:rPr>
          <w:rFonts w:ascii="Arial" w:eastAsia="Times New Roman" w:hAnsi="Arial" w:cs="Arial"/>
        </w:rPr>
        <w:t>getCount (counting active, completed and total tasks by finding the in the storage)</w:t>
      </w:r>
    </w:p>
    <w:p w:rsidR="00183AE8" w:rsidRPr="00183AE8" w:rsidRDefault="00183AE8" w:rsidP="00183AE8">
      <w:pPr>
        <w:spacing w:before="100" w:beforeAutospacing="1" w:after="100" w:afterAutospacing="1" w:line="240" w:lineRule="auto"/>
        <w:outlineLvl w:val="2"/>
        <w:rPr>
          <w:rFonts w:ascii="Arial" w:eastAsia="Times New Roman" w:hAnsi="Arial" w:cs="Arial"/>
          <w:b/>
          <w:bCs/>
        </w:rPr>
      </w:pPr>
      <w:r w:rsidRPr="00CB7941">
        <w:rPr>
          <w:rFonts w:ascii="Arial" w:eastAsia="Times New Roman" w:hAnsi="Arial" w:cs="Arial"/>
          <w:b/>
          <w:bCs/>
        </w:rPr>
        <w:lastRenderedPageBreak/>
        <w:t>View Object - manipulates DOM structures attached to user interaction. It has two simple entry points:</w:t>
      </w:r>
    </w:p>
    <w:p w:rsidR="00183AE8" w:rsidRPr="00183AE8" w:rsidRDefault="00183AE8" w:rsidP="00183AE8">
      <w:pPr>
        <w:numPr>
          <w:ilvl w:val="0"/>
          <w:numId w:val="9"/>
        </w:numPr>
        <w:spacing w:before="100" w:beforeAutospacing="1" w:after="100" w:afterAutospacing="1" w:line="240" w:lineRule="auto"/>
        <w:rPr>
          <w:rFonts w:ascii="Arial" w:eastAsia="Times New Roman" w:hAnsi="Arial" w:cs="Arial"/>
        </w:rPr>
      </w:pPr>
      <w:r w:rsidRPr="00183AE8">
        <w:rPr>
          <w:rFonts w:ascii="Arial" w:eastAsia="Times New Roman" w:hAnsi="Arial" w:cs="Arial"/>
        </w:rPr>
        <w:t>bind (takes a todo application event and registers the handler)</w:t>
      </w:r>
    </w:p>
    <w:p w:rsidR="00183AE8" w:rsidRPr="00183AE8" w:rsidRDefault="00183AE8" w:rsidP="00183AE8">
      <w:pPr>
        <w:numPr>
          <w:ilvl w:val="0"/>
          <w:numId w:val="9"/>
        </w:numPr>
        <w:spacing w:before="100" w:beforeAutospacing="1" w:after="100" w:afterAutospacing="1" w:line="240" w:lineRule="auto"/>
        <w:rPr>
          <w:rFonts w:ascii="Arial" w:eastAsia="Times New Roman" w:hAnsi="Arial" w:cs="Arial"/>
        </w:rPr>
      </w:pPr>
      <w:r w:rsidRPr="00183AE8">
        <w:rPr>
          <w:rFonts w:ascii="Arial" w:eastAsia="Times New Roman" w:hAnsi="Arial" w:cs="Arial"/>
        </w:rPr>
        <w:t>render (renders the given command with the options)</w:t>
      </w:r>
    </w:p>
    <w:p w:rsidR="00183AE8" w:rsidRPr="00183AE8" w:rsidRDefault="00183AE8" w:rsidP="00183AE8">
      <w:pPr>
        <w:spacing w:before="100" w:beforeAutospacing="1" w:after="100" w:afterAutospacing="1" w:line="240" w:lineRule="auto"/>
        <w:outlineLvl w:val="2"/>
        <w:rPr>
          <w:rFonts w:ascii="Arial" w:eastAsia="Times New Roman" w:hAnsi="Arial" w:cs="Arial"/>
          <w:b/>
          <w:bCs/>
        </w:rPr>
      </w:pPr>
      <w:r w:rsidRPr="00CB7941">
        <w:rPr>
          <w:rFonts w:ascii="Arial" w:eastAsia="Times New Roman" w:hAnsi="Arial" w:cs="Arial"/>
          <w:b/>
          <w:bCs/>
        </w:rPr>
        <w:t>Storage Object</w:t>
      </w:r>
    </w:p>
    <w:p w:rsidR="00183AE8" w:rsidRPr="00183AE8" w:rsidRDefault="00183AE8" w:rsidP="00183AE8">
      <w:pPr>
        <w:numPr>
          <w:ilvl w:val="0"/>
          <w:numId w:val="10"/>
        </w:numPr>
        <w:spacing w:before="100" w:beforeAutospacing="1" w:after="100" w:afterAutospacing="1" w:line="240" w:lineRule="auto"/>
        <w:rPr>
          <w:rFonts w:ascii="Arial" w:eastAsia="Times New Roman" w:hAnsi="Arial" w:cs="Arial"/>
        </w:rPr>
      </w:pPr>
      <w:r w:rsidRPr="00183AE8">
        <w:rPr>
          <w:rFonts w:ascii="Arial" w:eastAsia="Times New Roman" w:hAnsi="Arial" w:cs="Arial"/>
        </w:rPr>
        <w:t>manages data storage by using the local session storage.</w:t>
      </w:r>
    </w:p>
    <w:p w:rsidR="00183AE8" w:rsidRPr="00183AE8" w:rsidRDefault="00183AE8" w:rsidP="00183AE8">
      <w:pPr>
        <w:spacing w:before="100" w:beforeAutospacing="1" w:after="100" w:afterAutospacing="1" w:line="240" w:lineRule="auto"/>
        <w:outlineLvl w:val="2"/>
        <w:rPr>
          <w:rFonts w:ascii="Arial" w:eastAsia="Times New Roman" w:hAnsi="Arial" w:cs="Arial"/>
          <w:b/>
          <w:bCs/>
        </w:rPr>
      </w:pPr>
      <w:r w:rsidRPr="00CB7941">
        <w:rPr>
          <w:rFonts w:ascii="Arial" w:eastAsia="Times New Roman" w:hAnsi="Arial" w:cs="Arial"/>
          <w:b/>
          <w:bCs/>
        </w:rPr>
        <w:t>Helpers</w:t>
      </w:r>
    </w:p>
    <w:p w:rsidR="00183AE8" w:rsidRPr="00183AE8" w:rsidRDefault="00183AE8" w:rsidP="00183AE8">
      <w:pPr>
        <w:numPr>
          <w:ilvl w:val="0"/>
          <w:numId w:val="11"/>
        </w:numPr>
        <w:spacing w:before="100" w:beforeAutospacing="1" w:after="100" w:afterAutospacing="1" w:line="240" w:lineRule="auto"/>
        <w:rPr>
          <w:rFonts w:ascii="Arial" w:eastAsia="Times New Roman" w:hAnsi="Arial" w:cs="Arial"/>
        </w:rPr>
      </w:pPr>
      <w:r w:rsidRPr="00183AE8">
        <w:rPr>
          <w:rFonts w:ascii="Arial" w:eastAsia="Times New Roman" w:hAnsi="Arial" w:cs="Arial"/>
        </w:rPr>
        <w:t>a bunch of helper methods for querying the selectors and encapsulating the DOM</w:t>
      </w:r>
    </w:p>
    <w:p w:rsidR="00183AE8" w:rsidRPr="00183AE8" w:rsidRDefault="00183AE8" w:rsidP="00183AE8">
      <w:pPr>
        <w:spacing w:before="100" w:beforeAutospacing="1" w:after="100" w:afterAutospacing="1" w:line="240" w:lineRule="auto"/>
        <w:outlineLvl w:val="2"/>
        <w:rPr>
          <w:rFonts w:ascii="Arial" w:eastAsia="Times New Roman" w:hAnsi="Arial" w:cs="Arial"/>
          <w:b/>
          <w:bCs/>
        </w:rPr>
      </w:pPr>
      <w:r w:rsidRPr="00CB7941">
        <w:rPr>
          <w:rFonts w:ascii="Arial" w:eastAsia="Times New Roman" w:hAnsi="Arial" w:cs="Arial"/>
          <w:b/>
          <w:bCs/>
        </w:rPr>
        <w:t>Template</w:t>
      </w:r>
    </w:p>
    <w:p w:rsidR="00183AE8" w:rsidRPr="00183AE8" w:rsidRDefault="00183AE8" w:rsidP="00183AE8">
      <w:pPr>
        <w:numPr>
          <w:ilvl w:val="0"/>
          <w:numId w:val="12"/>
        </w:numPr>
        <w:spacing w:before="100" w:beforeAutospacing="1" w:after="100" w:afterAutospacing="1" w:line="240" w:lineRule="auto"/>
        <w:rPr>
          <w:rFonts w:ascii="Arial" w:eastAsia="Times New Roman" w:hAnsi="Arial" w:cs="Arial"/>
        </w:rPr>
      </w:pPr>
      <w:r w:rsidRPr="00183AE8">
        <w:rPr>
          <w:rFonts w:ascii="Arial" w:eastAsia="Times New Roman" w:hAnsi="Arial" w:cs="Arial"/>
        </w:rPr>
        <w:t>delivers template function to display list items, change button states, escape characters</w:t>
      </w:r>
    </w:p>
    <w:p w:rsidR="00183AE8" w:rsidRPr="00980F5E" w:rsidRDefault="00183AE8" w:rsidP="00183AE8">
      <w:pPr>
        <w:spacing w:after="0" w:afterAutospacing="1" w:line="240" w:lineRule="auto"/>
        <w:rPr>
          <w:rFonts w:ascii="Arial" w:eastAsia="Times New Roman" w:hAnsi="Arial" w:cs="Arial"/>
        </w:rPr>
      </w:pPr>
    </w:p>
    <w:p w:rsidR="00980F5E" w:rsidRPr="00CB7941" w:rsidRDefault="00CB7941" w:rsidP="00183AE8">
      <w:pPr>
        <w:spacing w:after="0" w:line="240" w:lineRule="auto"/>
        <w:rPr>
          <w:rFonts w:ascii="Arial" w:eastAsia="Times New Roman" w:hAnsi="Arial" w:cs="Arial"/>
          <w:b/>
          <w:sz w:val="28"/>
          <w:szCs w:val="28"/>
          <w:u w:val="single"/>
        </w:rPr>
      </w:pPr>
      <w:r w:rsidRPr="00CB7941">
        <w:rPr>
          <w:rFonts w:ascii="Arial" w:eastAsia="Times New Roman" w:hAnsi="Arial" w:cs="Arial"/>
          <w:b/>
          <w:sz w:val="28"/>
          <w:szCs w:val="28"/>
          <w:u w:val="single"/>
        </w:rPr>
        <w:t>Testing step 1:</w:t>
      </w:r>
    </w:p>
    <w:p w:rsidR="00CB7941" w:rsidRPr="00CB7941" w:rsidRDefault="00CB7941" w:rsidP="00183AE8">
      <w:pPr>
        <w:spacing w:after="0" w:line="240" w:lineRule="auto"/>
        <w:rPr>
          <w:rFonts w:ascii="Arial" w:eastAsia="Times New Roman" w:hAnsi="Arial" w:cs="Arial"/>
          <w:sz w:val="28"/>
          <w:szCs w:val="28"/>
          <w:u w:val="single"/>
        </w:rPr>
      </w:pPr>
    </w:p>
    <w:p w:rsidR="00CB7941" w:rsidRPr="00CB7941" w:rsidRDefault="00CB7941" w:rsidP="00CB7941">
      <w:pPr>
        <w:pStyle w:val="Heading3"/>
        <w:shd w:val="clear" w:color="auto" w:fill="FFFFFF"/>
        <w:spacing w:after="160" w:afterAutospacing="0"/>
        <w:rPr>
          <w:rFonts w:ascii="Arial" w:hAnsi="Arial" w:cs="Arial"/>
          <w:sz w:val="22"/>
          <w:szCs w:val="22"/>
        </w:rPr>
      </w:pPr>
      <w:r w:rsidRPr="00CB7941">
        <w:rPr>
          <w:rFonts w:ascii="Arial" w:hAnsi="Arial" w:cs="Arial"/>
          <w:sz w:val="22"/>
          <w:szCs w:val="22"/>
        </w:rPr>
        <w:t>Manual bug fixing.</w:t>
      </w:r>
    </w:p>
    <w:p w:rsidR="00917F66" w:rsidRPr="00917F66" w:rsidRDefault="00CB7941" w:rsidP="00917F66">
      <w:pPr>
        <w:pStyle w:val="NormalWeb"/>
        <w:shd w:val="clear" w:color="auto" w:fill="FFFFFF"/>
        <w:spacing w:before="120" w:beforeAutospacing="0" w:after="0" w:afterAutospacing="0"/>
        <w:rPr>
          <w:rFonts w:ascii="Arial" w:hAnsi="Arial" w:cs="Arial"/>
          <w:color w:val="172B4D"/>
          <w:sz w:val="22"/>
          <w:szCs w:val="22"/>
        </w:rPr>
      </w:pPr>
      <w:r w:rsidRPr="00CB7941">
        <w:rPr>
          <w:rFonts w:ascii="Arial" w:hAnsi="Arial" w:cs="Arial"/>
        </w:rPr>
        <w:t>1. </w:t>
      </w:r>
      <w:r w:rsidRPr="00CB7941">
        <w:rPr>
          <w:rStyle w:val="Emphasis"/>
          <w:rFonts w:ascii="Arial" w:hAnsi="Arial" w:cs="Arial"/>
        </w:rPr>
        <w:t>Problem:</w:t>
      </w:r>
      <w:r w:rsidRPr="00CB7941">
        <w:rPr>
          <w:rFonts w:ascii="Arial" w:hAnsi="Arial" w:cs="Arial"/>
        </w:rPr>
        <w:t> </w:t>
      </w:r>
      <w:r w:rsidR="00917F66" w:rsidRPr="00917F66">
        <w:rPr>
          <w:rFonts w:ascii="Arial" w:hAnsi="Arial" w:cs="Arial"/>
          <w:color w:val="172B4D"/>
          <w:sz w:val="22"/>
          <w:szCs w:val="22"/>
        </w:rPr>
        <w:t>There was a typo in /js/controller.js file at line 95.</w:t>
      </w:r>
    </w:p>
    <w:p w:rsidR="00917F66" w:rsidRPr="00917F66" w:rsidRDefault="00917F66" w:rsidP="00917F66">
      <w:pPr>
        <w:pStyle w:val="NormalWeb"/>
        <w:shd w:val="clear" w:color="auto" w:fill="FFFFFF"/>
        <w:spacing w:before="120" w:beforeAutospacing="0" w:after="0" w:afterAutospacing="0"/>
        <w:rPr>
          <w:rFonts w:ascii="Arial" w:hAnsi="Arial" w:cs="Arial"/>
          <w:color w:val="172B4D"/>
          <w:sz w:val="22"/>
          <w:szCs w:val="22"/>
        </w:rPr>
      </w:pPr>
      <w:r w:rsidRPr="00917F66">
        <w:rPr>
          <w:rFonts w:ascii="Arial" w:hAnsi="Arial" w:cs="Arial"/>
          <w:color w:val="172B4D"/>
          <w:sz w:val="22"/>
          <w:szCs w:val="22"/>
        </w:rPr>
        <w:t>These were the original lines. There is an extra "d" letter in addItem.</w:t>
      </w:r>
    </w:p>
    <w:p w:rsidR="00CB7941" w:rsidRPr="00CB7941" w:rsidRDefault="00CB7941" w:rsidP="00CB7941">
      <w:pPr>
        <w:pStyle w:val="Heading4"/>
        <w:shd w:val="clear" w:color="auto" w:fill="FFFFFF"/>
        <w:spacing w:before="0"/>
        <w:rPr>
          <w:rFonts w:ascii="Arial" w:hAnsi="Arial" w:cs="Arial"/>
          <w:color w:val="auto"/>
        </w:rPr>
      </w:pPr>
    </w:p>
    <w:p w:rsidR="00CB7941" w:rsidRPr="00CB7941" w:rsidRDefault="00CB7941" w:rsidP="00CB7941">
      <w:pPr>
        <w:pStyle w:val="NormalWeb"/>
        <w:shd w:val="clear" w:color="auto" w:fill="FFFFFF"/>
        <w:spacing w:before="0" w:beforeAutospacing="0" w:after="0" w:afterAutospacing="0"/>
        <w:rPr>
          <w:rFonts w:ascii="Arial" w:hAnsi="Arial" w:cs="Arial"/>
          <w:sz w:val="22"/>
          <w:szCs w:val="22"/>
        </w:rPr>
      </w:pPr>
      <w:del w:id="0" w:author="Unknown">
        <w:r w:rsidRPr="00CB7941">
          <w:rPr>
            <w:rFonts w:ascii="Arial" w:hAnsi="Arial" w:cs="Arial"/>
            <w:sz w:val="22"/>
            <w:szCs w:val="22"/>
          </w:rPr>
          <w:delText>Controller.prototype.adddItem</w:delText>
        </w:r>
      </w:del>
    </w:p>
    <w:p w:rsidR="00917F66" w:rsidRDefault="00917F66" w:rsidP="00CB7941">
      <w:pPr>
        <w:pStyle w:val="NormalWeb"/>
        <w:shd w:val="clear" w:color="auto" w:fill="FFFFFF"/>
        <w:spacing w:before="0" w:beforeAutospacing="0" w:after="160" w:afterAutospacing="0"/>
        <w:rPr>
          <w:rFonts w:ascii="Arial" w:hAnsi="Arial" w:cs="Arial"/>
          <w:sz w:val="22"/>
          <w:szCs w:val="22"/>
        </w:rPr>
      </w:pPr>
    </w:p>
    <w:p w:rsidR="00CB7941" w:rsidRPr="00CB7941" w:rsidRDefault="00CB7941" w:rsidP="00CB7941">
      <w:pPr>
        <w:pStyle w:val="NormalWeb"/>
        <w:shd w:val="clear" w:color="auto" w:fill="FFFFFF"/>
        <w:spacing w:before="0" w:beforeAutospacing="0" w:after="160" w:afterAutospacing="0"/>
        <w:rPr>
          <w:rFonts w:ascii="Arial" w:hAnsi="Arial" w:cs="Arial"/>
          <w:sz w:val="22"/>
          <w:szCs w:val="22"/>
        </w:rPr>
      </w:pPr>
      <w:r w:rsidRPr="00CB7941">
        <w:rPr>
          <w:rFonts w:ascii="Arial" w:hAnsi="Arial" w:cs="Arial"/>
          <w:sz w:val="22"/>
          <w:szCs w:val="22"/>
        </w:rPr>
        <w:t>Fixed:</w:t>
      </w:r>
    </w:p>
    <w:p w:rsidR="00CB7941" w:rsidRDefault="00CB7941" w:rsidP="00CB7941">
      <w:pPr>
        <w:pStyle w:val="NormalWeb"/>
        <w:shd w:val="clear" w:color="auto" w:fill="FFFFFF"/>
        <w:spacing w:before="0" w:beforeAutospacing="0" w:after="0" w:afterAutospacing="0"/>
        <w:rPr>
          <w:rFonts w:ascii="Arial" w:hAnsi="Arial" w:cs="Arial"/>
          <w:sz w:val="22"/>
          <w:szCs w:val="22"/>
        </w:rPr>
      </w:pPr>
      <w:r w:rsidRPr="00CB7941">
        <w:rPr>
          <w:rFonts w:ascii="Arial" w:hAnsi="Arial" w:cs="Arial"/>
          <w:sz w:val="22"/>
          <w:szCs w:val="22"/>
        </w:rPr>
        <w:t>Controller.prototype.addItem</w:t>
      </w:r>
    </w:p>
    <w:p w:rsidR="00CB7941" w:rsidRDefault="00CB7941" w:rsidP="00CB7941">
      <w:pPr>
        <w:pStyle w:val="NormalWeb"/>
        <w:shd w:val="clear" w:color="auto" w:fill="FFFFFF"/>
        <w:spacing w:before="0" w:beforeAutospacing="0" w:after="0" w:afterAutospacing="0"/>
        <w:rPr>
          <w:rFonts w:ascii="Arial" w:hAnsi="Arial" w:cs="Arial"/>
          <w:sz w:val="22"/>
          <w:szCs w:val="22"/>
        </w:rPr>
      </w:pPr>
    </w:p>
    <w:p w:rsidR="00CB7941" w:rsidRPr="00CB7941" w:rsidRDefault="00CB7941" w:rsidP="00CB7941">
      <w:pPr>
        <w:pStyle w:val="Heading4"/>
        <w:spacing w:before="0"/>
        <w:rPr>
          <w:rFonts w:ascii="Arial" w:hAnsi="Arial" w:cs="Arial"/>
          <w:color w:val="auto"/>
        </w:rPr>
      </w:pPr>
      <w:r w:rsidRPr="00CB7941">
        <w:rPr>
          <w:rFonts w:ascii="Arial" w:hAnsi="Arial" w:cs="Arial"/>
          <w:color w:val="auto"/>
        </w:rPr>
        <w:t>2. </w:t>
      </w:r>
      <w:r w:rsidRPr="00CB7941">
        <w:rPr>
          <w:rStyle w:val="Emphasis"/>
          <w:rFonts w:ascii="Arial" w:hAnsi="Arial" w:cs="Arial"/>
          <w:color w:val="auto"/>
        </w:rPr>
        <w:t>Problem:</w:t>
      </w:r>
      <w:r w:rsidRPr="00CB7941">
        <w:rPr>
          <w:rFonts w:ascii="Arial" w:hAnsi="Arial" w:cs="Arial"/>
          <w:color w:val="auto"/>
        </w:rPr>
        <w:t> Toggle all needs to be working by clicking on label as checkbox is hidden by css. </w:t>
      </w:r>
      <w:r w:rsidRPr="00CB7941">
        <w:rPr>
          <w:rStyle w:val="HTMLCode"/>
          <w:rFonts w:ascii="Arial" w:eastAsiaTheme="majorEastAsia" w:hAnsi="Arial" w:cs="Arial"/>
          <w:color w:val="auto"/>
          <w:sz w:val="22"/>
          <w:szCs w:val="22"/>
        </w:rPr>
        <w:t>index.html</w:t>
      </w:r>
      <w:r w:rsidRPr="00CB7941">
        <w:rPr>
          <w:rFonts w:ascii="Arial" w:hAnsi="Arial" w:cs="Arial"/>
          <w:color w:val="auto"/>
        </w:rPr>
        <w:t> (line 16)</w:t>
      </w:r>
    </w:p>
    <w:p w:rsidR="00CB7941" w:rsidRPr="00CB7941" w:rsidRDefault="00CB7941" w:rsidP="00CB7941">
      <w:pPr>
        <w:pStyle w:val="HTMLPreformatted"/>
        <w:rPr>
          <w:rStyle w:val="HTMLCode"/>
          <w:rFonts w:ascii="Arial" w:hAnsi="Arial" w:cs="Arial"/>
          <w:sz w:val="22"/>
          <w:szCs w:val="22"/>
          <w:bdr w:val="none" w:sz="0" w:space="0" w:color="auto" w:frame="1"/>
        </w:rPr>
      </w:pPr>
      <w:r w:rsidRPr="00CB7941">
        <w:rPr>
          <w:rStyle w:val="HTMLCode"/>
          <w:rFonts w:ascii="Arial" w:hAnsi="Arial" w:cs="Arial"/>
          <w:sz w:val="22"/>
          <w:szCs w:val="22"/>
          <w:bdr w:val="none" w:sz="0" w:space="0" w:color="auto" w:frame="1"/>
        </w:rPr>
        <w:t>&lt;input class="toggle-all" type="checkbox"&gt;</w:t>
      </w:r>
    </w:p>
    <w:p w:rsidR="00CB7941" w:rsidRPr="00CB7941" w:rsidRDefault="00CB7941" w:rsidP="00CB7941">
      <w:pPr>
        <w:pStyle w:val="HTMLPreformatted"/>
        <w:rPr>
          <w:rStyle w:val="HTMLCode"/>
          <w:rFonts w:ascii="Arial" w:hAnsi="Arial" w:cs="Arial"/>
          <w:sz w:val="22"/>
          <w:szCs w:val="22"/>
          <w:bdr w:val="none" w:sz="0" w:space="0" w:color="auto" w:frame="1"/>
        </w:rPr>
      </w:pPr>
      <w:r w:rsidRPr="00CB7941">
        <w:rPr>
          <w:rStyle w:val="HTMLCode"/>
          <w:rFonts w:ascii="Arial" w:hAnsi="Arial" w:cs="Arial"/>
          <w:sz w:val="22"/>
          <w:szCs w:val="22"/>
          <w:bdr w:val="none" w:sz="0" w:space="0" w:color="auto" w:frame="1"/>
        </w:rPr>
        <w:t>&lt;label for="toggle-all"&gt;Mark all as complete&lt;/label&gt;</w:t>
      </w:r>
    </w:p>
    <w:p w:rsidR="00CB7941" w:rsidRPr="00CB7941" w:rsidRDefault="00CB7941" w:rsidP="00CB7941">
      <w:pPr>
        <w:pStyle w:val="NormalWeb"/>
        <w:spacing w:before="0" w:beforeAutospacing="0" w:after="160" w:afterAutospacing="0"/>
        <w:rPr>
          <w:rFonts w:ascii="Arial" w:hAnsi="Arial" w:cs="Arial"/>
          <w:sz w:val="22"/>
          <w:szCs w:val="22"/>
        </w:rPr>
      </w:pPr>
      <w:r w:rsidRPr="00CB7941">
        <w:rPr>
          <w:rFonts w:ascii="Arial" w:hAnsi="Arial" w:cs="Arial"/>
          <w:sz w:val="22"/>
          <w:szCs w:val="22"/>
        </w:rPr>
        <w:t>Fixed:</w:t>
      </w:r>
    </w:p>
    <w:p w:rsidR="00CB7941" w:rsidRPr="00CB7941" w:rsidRDefault="00CB7941" w:rsidP="00CB7941">
      <w:pPr>
        <w:pStyle w:val="HTMLPreformatted"/>
        <w:rPr>
          <w:rStyle w:val="HTMLCode"/>
          <w:rFonts w:ascii="Arial" w:hAnsi="Arial" w:cs="Arial"/>
          <w:sz w:val="22"/>
          <w:szCs w:val="22"/>
          <w:bdr w:val="none" w:sz="0" w:space="0" w:color="auto" w:frame="1"/>
        </w:rPr>
      </w:pPr>
      <w:r w:rsidRPr="00CB7941">
        <w:rPr>
          <w:rStyle w:val="HTMLCode"/>
          <w:rFonts w:ascii="Arial" w:hAnsi="Arial" w:cs="Arial"/>
          <w:sz w:val="22"/>
          <w:szCs w:val="22"/>
          <w:bdr w:val="none" w:sz="0" w:space="0" w:color="auto" w:frame="1"/>
        </w:rPr>
        <w:t>&lt;input id="toggle-all" class="toggle-all" type="checkbox"&gt;</w:t>
      </w:r>
    </w:p>
    <w:p w:rsidR="00CB7941" w:rsidRPr="00CB7941" w:rsidRDefault="00CB7941" w:rsidP="00CB7941">
      <w:pPr>
        <w:pStyle w:val="HTMLPreformatted"/>
        <w:rPr>
          <w:rFonts w:ascii="Arial" w:hAnsi="Arial" w:cs="Arial"/>
          <w:sz w:val="22"/>
          <w:szCs w:val="22"/>
        </w:rPr>
      </w:pPr>
      <w:r w:rsidRPr="00CB7941">
        <w:rPr>
          <w:rStyle w:val="HTMLCode"/>
          <w:rFonts w:ascii="Arial" w:hAnsi="Arial" w:cs="Arial"/>
          <w:sz w:val="22"/>
          <w:szCs w:val="22"/>
          <w:bdr w:val="none" w:sz="0" w:space="0" w:color="auto" w:frame="1"/>
        </w:rPr>
        <w:t>&lt;label for="toggle-all"&gt;Mark all as complete&lt;/label&gt;</w:t>
      </w:r>
    </w:p>
    <w:p w:rsidR="00CB7941" w:rsidRPr="00CB7941" w:rsidRDefault="00CB7941" w:rsidP="00CB7941">
      <w:pPr>
        <w:pStyle w:val="NormalWeb"/>
        <w:shd w:val="clear" w:color="auto" w:fill="FFFFFF"/>
        <w:spacing w:before="0" w:beforeAutospacing="0" w:after="0" w:afterAutospacing="0"/>
        <w:rPr>
          <w:rFonts w:ascii="Arial" w:hAnsi="Arial" w:cs="Arial"/>
          <w:sz w:val="22"/>
          <w:szCs w:val="22"/>
        </w:rPr>
      </w:pPr>
    </w:p>
    <w:p w:rsidR="00CB7941" w:rsidRPr="00CB7941" w:rsidRDefault="00CB7941" w:rsidP="00183AE8">
      <w:pPr>
        <w:spacing w:after="0" w:line="240" w:lineRule="auto"/>
        <w:rPr>
          <w:rFonts w:ascii="Arial" w:eastAsia="Times New Roman" w:hAnsi="Arial" w:cs="Arial"/>
        </w:rPr>
      </w:pPr>
    </w:p>
    <w:p w:rsidR="00917F66" w:rsidRDefault="00917F66" w:rsidP="00183AE8">
      <w:pPr>
        <w:rPr>
          <w:rFonts w:ascii="Arial" w:hAnsi="Arial" w:cs="Arial"/>
          <w:b/>
          <w:sz w:val="28"/>
          <w:szCs w:val="28"/>
          <w:u w:val="single"/>
        </w:rPr>
      </w:pPr>
    </w:p>
    <w:p w:rsidR="00917F66" w:rsidRDefault="00917F66" w:rsidP="00183AE8">
      <w:pPr>
        <w:rPr>
          <w:rFonts w:ascii="Arial" w:hAnsi="Arial" w:cs="Arial"/>
          <w:b/>
          <w:sz w:val="28"/>
          <w:szCs w:val="28"/>
          <w:u w:val="single"/>
        </w:rPr>
      </w:pPr>
    </w:p>
    <w:p w:rsidR="001E37A5" w:rsidRDefault="00CB7941" w:rsidP="00183AE8">
      <w:pPr>
        <w:rPr>
          <w:rFonts w:ascii="Arial" w:hAnsi="Arial" w:cs="Arial"/>
          <w:b/>
          <w:sz w:val="28"/>
          <w:szCs w:val="28"/>
          <w:u w:val="single"/>
        </w:rPr>
      </w:pPr>
      <w:r w:rsidRPr="00CB7941">
        <w:rPr>
          <w:rFonts w:ascii="Arial" w:hAnsi="Arial" w:cs="Arial"/>
          <w:b/>
          <w:sz w:val="28"/>
          <w:szCs w:val="28"/>
          <w:u w:val="single"/>
        </w:rPr>
        <w:lastRenderedPageBreak/>
        <w:t>Testing Step 2:</w:t>
      </w:r>
    </w:p>
    <w:p w:rsidR="00CB7941" w:rsidRPr="00CB7941" w:rsidRDefault="00CB7941" w:rsidP="00CB7941">
      <w:pPr>
        <w:pStyle w:val="Heading4"/>
        <w:rPr>
          <w:rFonts w:ascii="Arial" w:hAnsi="Arial" w:cs="Arial"/>
          <w:color w:val="auto"/>
        </w:rPr>
      </w:pPr>
      <w:r w:rsidRPr="00CB7941">
        <w:rPr>
          <w:rFonts w:ascii="Arial" w:hAnsi="Arial" w:cs="Arial"/>
          <w:color w:val="auto"/>
        </w:rPr>
        <w:t>Automatic Jasmine unit testing.</w:t>
      </w:r>
    </w:p>
    <w:p w:rsidR="00CB7941" w:rsidRPr="00CB7941" w:rsidRDefault="00CB7941" w:rsidP="00CB7941">
      <w:pPr>
        <w:pStyle w:val="NormalWeb"/>
        <w:jc w:val="both"/>
        <w:rPr>
          <w:rFonts w:ascii="Arial" w:hAnsi="Arial" w:cs="Arial"/>
          <w:sz w:val="22"/>
          <w:szCs w:val="22"/>
        </w:rPr>
      </w:pPr>
      <w:r w:rsidRPr="00CB7941">
        <w:rPr>
          <w:rFonts w:ascii="Arial" w:hAnsi="Arial" w:cs="Arial"/>
          <w:sz w:val="22"/>
          <w:szCs w:val="22"/>
        </w:rPr>
        <w:t>In this Jasmine dubbing process was required to add some tests to already written ones. New tests have to check following cases:</w:t>
      </w:r>
    </w:p>
    <w:p w:rsidR="00CE1F14" w:rsidRPr="00CE1F14" w:rsidRDefault="00CE1F14" w:rsidP="00CE1F14">
      <w:pPr>
        <w:numPr>
          <w:ilvl w:val="0"/>
          <w:numId w:val="14"/>
        </w:numPr>
        <w:shd w:val="clear" w:color="auto" w:fill="FFFFFF"/>
        <w:spacing w:before="100" w:beforeAutospacing="1" w:after="100" w:afterAutospacing="1" w:line="240" w:lineRule="auto"/>
        <w:rPr>
          <w:rFonts w:ascii="Arial" w:eastAsia="Times New Roman" w:hAnsi="Arial" w:cs="Arial"/>
        </w:rPr>
      </w:pPr>
      <w:r w:rsidRPr="00CE1F14">
        <w:rPr>
          <w:rFonts w:ascii="Arial" w:eastAsia="Times New Roman" w:hAnsi="Arial" w:cs="Arial"/>
        </w:rPr>
        <w:t>should show entries on start-up</w:t>
      </w:r>
    </w:p>
    <w:p w:rsidR="00CE1F14" w:rsidRPr="00CE1F14" w:rsidRDefault="00CE1F14" w:rsidP="00CE1F14">
      <w:pPr>
        <w:numPr>
          <w:ilvl w:val="0"/>
          <w:numId w:val="14"/>
        </w:numPr>
        <w:shd w:val="clear" w:color="auto" w:fill="FFFFFF"/>
        <w:spacing w:before="60" w:after="100" w:afterAutospacing="1" w:line="240" w:lineRule="auto"/>
        <w:rPr>
          <w:rFonts w:ascii="Arial" w:eastAsia="Times New Roman" w:hAnsi="Arial" w:cs="Arial"/>
        </w:rPr>
      </w:pPr>
      <w:r w:rsidRPr="00CE1F14">
        <w:rPr>
          <w:rFonts w:ascii="Arial" w:eastAsia="Times New Roman" w:hAnsi="Arial" w:cs="Arial"/>
        </w:rPr>
        <w:t>should show active entries</w:t>
      </w:r>
    </w:p>
    <w:p w:rsidR="00CE1F14" w:rsidRPr="00CE1F14" w:rsidRDefault="00CE1F14" w:rsidP="00CE1F14">
      <w:pPr>
        <w:numPr>
          <w:ilvl w:val="0"/>
          <w:numId w:val="14"/>
        </w:numPr>
        <w:shd w:val="clear" w:color="auto" w:fill="FFFFFF"/>
        <w:spacing w:before="60" w:after="100" w:afterAutospacing="1" w:line="240" w:lineRule="auto"/>
        <w:rPr>
          <w:rFonts w:ascii="Arial" w:eastAsia="Times New Roman" w:hAnsi="Arial" w:cs="Arial"/>
        </w:rPr>
      </w:pPr>
      <w:r w:rsidRPr="00CE1F14">
        <w:rPr>
          <w:rFonts w:ascii="Arial" w:eastAsia="Times New Roman" w:hAnsi="Arial" w:cs="Arial"/>
        </w:rPr>
        <w:t>should show completed entries</w:t>
      </w:r>
    </w:p>
    <w:p w:rsidR="00CE1F14" w:rsidRPr="00CE1F14" w:rsidRDefault="00CE1F14" w:rsidP="00CE1F14">
      <w:pPr>
        <w:numPr>
          <w:ilvl w:val="0"/>
          <w:numId w:val="14"/>
        </w:numPr>
        <w:shd w:val="clear" w:color="auto" w:fill="FFFFFF"/>
        <w:spacing w:before="60" w:after="100" w:afterAutospacing="1" w:line="240" w:lineRule="auto"/>
        <w:rPr>
          <w:rFonts w:ascii="Arial" w:eastAsia="Times New Roman" w:hAnsi="Arial" w:cs="Arial"/>
        </w:rPr>
      </w:pPr>
      <w:r w:rsidRPr="00CE1F14">
        <w:rPr>
          <w:rFonts w:ascii="Arial" w:eastAsia="Times New Roman" w:hAnsi="Arial" w:cs="Arial"/>
        </w:rPr>
        <w:t>should highlight "All" filter by default</w:t>
      </w:r>
    </w:p>
    <w:p w:rsidR="00CE1F14" w:rsidRPr="00CE1F14" w:rsidRDefault="00CE1F14" w:rsidP="00CE1F14">
      <w:pPr>
        <w:numPr>
          <w:ilvl w:val="0"/>
          <w:numId w:val="14"/>
        </w:numPr>
        <w:shd w:val="clear" w:color="auto" w:fill="FFFFFF"/>
        <w:spacing w:before="60" w:after="100" w:afterAutospacing="1" w:line="240" w:lineRule="auto"/>
        <w:rPr>
          <w:rFonts w:ascii="Arial" w:eastAsia="Times New Roman" w:hAnsi="Arial" w:cs="Arial"/>
        </w:rPr>
      </w:pPr>
      <w:r w:rsidRPr="00CE1F14">
        <w:rPr>
          <w:rFonts w:ascii="Arial" w:eastAsia="Times New Roman" w:hAnsi="Arial" w:cs="Arial"/>
        </w:rPr>
        <w:t>should highlight "Active" filter when switching to active view</w:t>
      </w:r>
    </w:p>
    <w:p w:rsidR="00CE1F14" w:rsidRPr="00CE1F14" w:rsidRDefault="00CE1F14" w:rsidP="00CE1F14">
      <w:pPr>
        <w:numPr>
          <w:ilvl w:val="0"/>
          <w:numId w:val="14"/>
        </w:numPr>
        <w:shd w:val="clear" w:color="auto" w:fill="FFFFFF"/>
        <w:spacing w:before="60" w:after="100" w:afterAutospacing="1" w:line="240" w:lineRule="auto"/>
        <w:rPr>
          <w:rFonts w:ascii="Arial" w:eastAsia="Times New Roman" w:hAnsi="Arial" w:cs="Arial"/>
        </w:rPr>
      </w:pPr>
      <w:r w:rsidRPr="00CE1F14">
        <w:rPr>
          <w:rFonts w:ascii="Arial" w:eastAsia="Times New Roman" w:hAnsi="Arial" w:cs="Arial"/>
        </w:rPr>
        <w:t>should toggle all todos to completed</w:t>
      </w:r>
    </w:p>
    <w:p w:rsidR="00CE1F14" w:rsidRPr="00CE1F14" w:rsidRDefault="00CE1F14" w:rsidP="00CE1F14">
      <w:pPr>
        <w:numPr>
          <w:ilvl w:val="0"/>
          <w:numId w:val="14"/>
        </w:numPr>
        <w:shd w:val="clear" w:color="auto" w:fill="FFFFFF"/>
        <w:spacing w:before="60" w:after="100" w:afterAutospacing="1" w:line="240" w:lineRule="auto"/>
        <w:rPr>
          <w:rFonts w:ascii="Arial" w:eastAsia="Times New Roman" w:hAnsi="Arial" w:cs="Arial"/>
        </w:rPr>
      </w:pPr>
      <w:r w:rsidRPr="00CE1F14">
        <w:rPr>
          <w:rFonts w:ascii="Arial" w:eastAsia="Times New Roman" w:hAnsi="Arial" w:cs="Arial"/>
        </w:rPr>
        <w:t>should update the view</w:t>
      </w:r>
    </w:p>
    <w:p w:rsidR="00CE1F14" w:rsidRPr="00CE1F14" w:rsidRDefault="00CE1F14" w:rsidP="00CE1F14">
      <w:pPr>
        <w:numPr>
          <w:ilvl w:val="0"/>
          <w:numId w:val="14"/>
        </w:numPr>
        <w:shd w:val="clear" w:color="auto" w:fill="FFFFFF"/>
        <w:spacing w:before="60" w:after="100" w:afterAutospacing="1" w:line="240" w:lineRule="auto"/>
        <w:rPr>
          <w:rFonts w:ascii="Arial" w:eastAsia="Times New Roman" w:hAnsi="Arial" w:cs="Arial"/>
        </w:rPr>
      </w:pPr>
      <w:r w:rsidRPr="00CE1F14">
        <w:rPr>
          <w:rFonts w:ascii="Arial" w:eastAsia="Times New Roman" w:hAnsi="Arial" w:cs="Arial"/>
        </w:rPr>
        <w:t>should add a new todo to the model</w:t>
      </w:r>
    </w:p>
    <w:p w:rsidR="00CE1F14" w:rsidRPr="00CE1F14" w:rsidRDefault="00CE1F14" w:rsidP="00CE1F14">
      <w:pPr>
        <w:numPr>
          <w:ilvl w:val="0"/>
          <w:numId w:val="14"/>
        </w:numPr>
        <w:shd w:val="clear" w:color="auto" w:fill="FFFFFF"/>
        <w:spacing w:before="60" w:after="100" w:afterAutospacing="1" w:line="240" w:lineRule="auto"/>
        <w:rPr>
          <w:rFonts w:ascii="Arial" w:eastAsia="Times New Roman" w:hAnsi="Arial" w:cs="Arial"/>
        </w:rPr>
      </w:pPr>
      <w:r w:rsidRPr="00CE1F14">
        <w:rPr>
          <w:rFonts w:ascii="Arial" w:eastAsia="Times New Roman" w:hAnsi="Arial" w:cs="Arial"/>
        </w:rPr>
        <w:t>should remove an entry from the model</w:t>
      </w:r>
    </w:p>
    <w:p w:rsidR="00CB7941" w:rsidRDefault="007F3364" w:rsidP="00183AE8">
      <w:pPr>
        <w:rPr>
          <w:rFonts w:ascii="Arial" w:hAnsi="Arial" w:cs="Arial"/>
          <w:b/>
          <w:sz w:val="28"/>
          <w:szCs w:val="28"/>
          <w:u w:val="single"/>
        </w:rPr>
      </w:pPr>
      <w:r>
        <w:rPr>
          <w:rFonts w:ascii="Arial" w:hAnsi="Arial" w:cs="Arial"/>
          <w:b/>
          <w:noProof/>
          <w:sz w:val="28"/>
          <w:szCs w:val="28"/>
          <w:u w:val="single"/>
        </w:rPr>
        <w:drawing>
          <wp:inline distT="0" distB="0" distL="0" distR="0">
            <wp:extent cx="5943600" cy="30522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917F66" w:rsidRDefault="00917F66" w:rsidP="00183AE8">
      <w:pPr>
        <w:rPr>
          <w:rFonts w:ascii="Arial" w:hAnsi="Arial" w:cs="Arial"/>
          <w:b/>
          <w:sz w:val="28"/>
          <w:szCs w:val="28"/>
          <w:u w:val="single"/>
        </w:rPr>
      </w:pPr>
    </w:p>
    <w:p w:rsidR="00917F66" w:rsidRDefault="00917F66" w:rsidP="00183AE8">
      <w:pPr>
        <w:rPr>
          <w:rFonts w:ascii="Arial" w:hAnsi="Arial" w:cs="Arial"/>
          <w:b/>
          <w:sz w:val="28"/>
          <w:szCs w:val="28"/>
          <w:u w:val="single"/>
        </w:rPr>
      </w:pPr>
    </w:p>
    <w:p w:rsidR="00917F66" w:rsidRDefault="00917F66" w:rsidP="00183AE8">
      <w:pPr>
        <w:rPr>
          <w:rFonts w:ascii="Arial" w:hAnsi="Arial" w:cs="Arial"/>
          <w:b/>
          <w:sz w:val="28"/>
          <w:szCs w:val="28"/>
          <w:u w:val="single"/>
        </w:rPr>
      </w:pPr>
    </w:p>
    <w:p w:rsidR="00917F66" w:rsidRDefault="00917F66" w:rsidP="00183AE8">
      <w:pPr>
        <w:rPr>
          <w:rFonts w:ascii="Arial" w:hAnsi="Arial" w:cs="Arial"/>
          <w:b/>
          <w:sz w:val="28"/>
          <w:szCs w:val="28"/>
          <w:u w:val="single"/>
        </w:rPr>
      </w:pPr>
    </w:p>
    <w:p w:rsidR="00917F66" w:rsidRDefault="00917F66" w:rsidP="00183AE8">
      <w:pPr>
        <w:rPr>
          <w:rFonts w:ascii="Arial" w:hAnsi="Arial" w:cs="Arial"/>
          <w:b/>
          <w:sz w:val="28"/>
          <w:szCs w:val="28"/>
          <w:u w:val="single"/>
        </w:rPr>
      </w:pPr>
    </w:p>
    <w:p w:rsidR="00917F66" w:rsidRDefault="00917F66" w:rsidP="00917F66">
      <w:pPr>
        <w:pStyle w:val="Heading2"/>
        <w:shd w:val="clear" w:color="auto" w:fill="FFFFFF"/>
        <w:rPr>
          <w:rFonts w:ascii="Arial" w:hAnsi="Arial" w:cs="Arial"/>
          <w:bCs w:val="0"/>
          <w:color w:val="172B4D"/>
          <w:spacing w:val="-2"/>
          <w:sz w:val="28"/>
          <w:szCs w:val="28"/>
          <w:u w:val="single"/>
        </w:rPr>
      </w:pPr>
      <w:r w:rsidRPr="00917F66">
        <w:rPr>
          <w:rFonts w:ascii="Arial" w:hAnsi="Arial" w:cs="Arial"/>
          <w:bCs w:val="0"/>
          <w:color w:val="172B4D"/>
          <w:spacing w:val="-2"/>
          <w:sz w:val="28"/>
          <w:szCs w:val="28"/>
          <w:u w:val="single"/>
        </w:rPr>
        <w:lastRenderedPageBreak/>
        <w:t>Audit</w:t>
      </w:r>
      <w:r w:rsidR="00F55059">
        <w:rPr>
          <w:rFonts w:ascii="Arial" w:hAnsi="Arial" w:cs="Arial"/>
          <w:bCs w:val="0"/>
          <w:color w:val="172B4D"/>
          <w:spacing w:val="-2"/>
          <w:sz w:val="28"/>
          <w:szCs w:val="28"/>
          <w:u w:val="single"/>
        </w:rPr>
        <w:t xml:space="preserve"> </w:t>
      </w:r>
      <w:r w:rsidR="00223809">
        <w:rPr>
          <w:rFonts w:ascii="Arial" w:hAnsi="Arial" w:cs="Arial"/>
          <w:bCs w:val="0"/>
          <w:color w:val="172B4D"/>
          <w:spacing w:val="-2"/>
          <w:sz w:val="28"/>
          <w:szCs w:val="28"/>
          <w:u w:val="single"/>
        </w:rPr>
        <w:t xml:space="preserve">on </w:t>
      </w:r>
      <w:r w:rsidR="00F55059">
        <w:rPr>
          <w:rFonts w:ascii="Arial" w:hAnsi="Arial" w:cs="Arial"/>
          <w:bCs w:val="0"/>
          <w:color w:val="172B4D"/>
          <w:spacing w:val="-2"/>
          <w:sz w:val="28"/>
          <w:szCs w:val="28"/>
          <w:u w:val="single"/>
        </w:rPr>
        <w:t>ToDo APP</w:t>
      </w:r>
    </w:p>
    <w:p w:rsidR="007B07A9" w:rsidRDefault="007B07A9" w:rsidP="007B07A9">
      <w:pPr>
        <w:rPr>
          <w:rFonts w:ascii="Arial" w:hAnsi="Arial" w:cs="Arial"/>
        </w:rPr>
      </w:pPr>
      <w:r w:rsidRPr="007B07A9">
        <w:rPr>
          <w:rFonts w:ascii="Arial" w:hAnsi="Arial" w:cs="Arial"/>
        </w:rPr>
        <w:t>Using Chrome DevTools</w:t>
      </w:r>
    </w:p>
    <w:p w:rsidR="003E00CC" w:rsidRPr="003E00CC" w:rsidRDefault="003E00CC" w:rsidP="003E00CC">
      <w:pPr>
        <w:pStyle w:val="NormalWeb"/>
        <w:shd w:val="clear" w:color="auto" w:fill="FFFFFF"/>
        <w:spacing w:before="120" w:beforeAutospacing="0" w:after="0" w:afterAutospacing="0"/>
        <w:rPr>
          <w:rFonts w:ascii="Arial" w:hAnsi="Arial" w:cs="Arial"/>
          <w:color w:val="172B4D"/>
          <w:sz w:val="22"/>
          <w:szCs w:val="22"/>
        </w:rPr>
      </w:pPr>
      <w:r w:rsidRPr="003E00CC">
        <w:rPr>
          <w:rFonts w:ascii="Arial" w:hAnsi="Arial" w:cs="Arial"/>
          <w:color w:val="172B4D"/>
          <w:sz w:val="22"/>
          <w:szCs w:val="22"/>
        </w:rPr>
        <w:t xml:space="preserve">The application loads quite quickly due to low content size, using pure javascript, and </w:t>
      </w:r>
      <w:r>
        <w:rPr>
          <w:rFonts w:ascii="Arial" w:hAnsi="Arial" w:cs="Arial"/>
          <w:color w:val="172B4D"/>
          <w:sz w:val="22"/>
          <w:szCs w:val="22"/>
        </w:rPr>
        <w:t>because</w:t>
      </w:r>
      <w:r w:rsidRPr="003E00CC">
        <w:rPr>
          <w:rFonts w:ascii="Arial" w:hAnsi="Arial" w:cs="Arial"/>
          <w:color w:val="172B4D"/>
          <w:sz w:val="22"/>
          <w:szCs w:val="22"/>
        </w:rPr>
        <w:t xml:space="preserve"> it doesn't require any load-time demanding assets such as images, videos, font libraries, etc. The app doesn't load CSS from external CDN servers either.</w:t>
      </w:r>
    </w:p>
    <w:p w:rsidR="003E00CC" w:rsidRPr="003E00CC" w:rsidRDefault="003E00CC" w:rsidP="003E00CC">
      <w:pPr>
        <w:pStyle w:val="NormalWeb"/>
        <w:shd w:val="clear" w:color="auto" w:fill="FFFFFF"/>
        <w:spacing w:before="120" w:beforeAutospacing="0" w:after="0" w:afterAutospacing="0"/>
        <w:rPr>
          <w:rFonts w:ascii="Arial" w:hAnsi="Arial" w:cs="Arial"/>
          <w:color w:val="172B4D"/>
          <w:sz w:val="22"/>
          <w:szCs w:val="22"/>
        </w:rPr>
      </w:pPr>
      <w:r w:rsidRPr="003E00CC">
        <w:rPr>
          <w:rFonts w:ascii="Arial" w:hAnsi="Arial" w:cs="Arial"/>
          <w:color w:val="172B4D"/>
          <w:sz w:val="22"/>
          <w:szCs w:val="22"/>
        </w:rPr>
        <w:t xml:space="preserve">The load tests were </w:t>
      </w:r>
      <w:r>
        <w:rPr>
          <w:rFonts w:ascii="Arial" w:hAnsi="Arial" w:cs="Arial"/>
          <w:color w:val="172B4D"/>
          <w:sz w:val="22"/>
          <w:szCs w:val="22"/>
        </w:rPr>
        <w:t>made</w:t>
      </w:r>
      <w:r w:rsidRPr="003E00CC">
        <w:rPr>
          <w:rFonts w:ascii="Arial" w:hAnsi="Arial" w:cs="Arial"/>
          <w:color w:val="172B4D"/>
          <w:sz w:val="22"/>
          <w:szCs w:val="22"/>
        </w:rPr>
        <w:t xml:space="preserve"> by both simulating low 3G network speeds, and online speeds.</w:t>
      </w:r>
      <w:r w:rsidRPr="003E00CC">
        <w:rPr>
          <w:rFonts w:ascii="Arial" w:hAnsi="Arial" w:cs="Arial"/>
          <w:color w:val="172B4D"/>
          <w:sz w:val="22"/>
          <w:szCs w:val="22"/>
        </w:rPr>
        <w:br/>
        <w:t>Result examples will be attached as images below later.</w:t>
      </w:r>
    </w:p>
    <w:p w:rsidR="00917F66" w:rsidRDefault="00917F66" w:rsidP="00917F66"/>
    <w:p w:rsidR="007B07A9" w:rsidRPr="007B07A9" w:rsidRDefault="007B07A9" w:rsidP="007B07A9">
      <w:pPr>
        <w:shd w:val="clear" w:color="auto" w:fill="FFFFFF"/>
        <w:spacing w:before="120" w:after="0" w:line="240" w:lineRule="auto"/>
        <w:rPr>
          <w:rFonts w:ascii="Arial" w:eastAsia="Times New Roman" w:hAnsi="Arial" w:cs="Arial"/>
          <w:color w:val="172B4D"/>
        </w:rPr>
      </w:pPr>
      <w:r w:rsidRPr="007B07A9">
        <w:rPr>
          <w:rFonts w:ascii="Arial" w:eastAsia="Times New Roman" w:hAnsi="Arial" w:cs="Arial"/>
          <w:color w:val="172B4D"/>
        </w:rPr>
        <w:t>The average results on Win PC</w:t>
      </w:r>
      <w:r w:rsidR="003E00CC">
        <w:rPr>
          <w:rFonts w:ascii="Arial" w:eastAsia="Times New Roman" w:hAnsi="Arial" w:cs="Arial"/>
          <w:color w:val="172B4D"/>
        </w:rPr>
        <w:t xml:space="preserve"> using Google Chrome</w:t>
      </w:r>
      <w:r w:rsidRPr="007B07A9">
        <w:rPr>
          <w:rFonts w:ascii="Arial" w:eastAsia="Times New Roman" w:hAnsi="Arial" w:cs="Arial"/>
          <w:color w:val="172B4D"/>
        </w:rPr>
        <w:t>:</w:t>
      </w:r>
    </w:p>
    <w:p w:rsidR="007B07A9" w:rsidRPr="007B07A9" w:rsidRDefault="007B07A9" w:rsidP="007B07A9">
      <w:pPr>
        <w:numPr>
          <w:ilvl w:val="0"/>
          <w:numId w:val="17"/>
        </w:numPr>
        <w:shd w:val="clear" w:color="auto" w:fill="FFFFFF"/>
        <w:spacing w:before="100" w:beforeAutospacing="1" w:after="100" w:afterAutospacing="1" w:line="240" w:lineRule="auto"/>
        <w:ind w:left="0"/>
        <w:rPr>
          <w:rFonts w:ascii="Arial" w:eastAsia="Times New Roman" w:hAnsi="Arial" w:cs="Arial"/>
          <w:color w:val="172B4D"/>
        </w:rPr>
      </w:pPr>
      <w:r w:rsidRPr="007B07A9">
        <w:rPr>
          <w:rFonts w:ascii="Arial" w:eastAsia="Times New Roman" w:hAnsi="Arial" w:cs="Arial"/>
          <w:color w:val="172B4D"/>
        </w:rPr>
        <w:t>App size - 50KB</w:t>
      </w:r>
    </w:p>
    <w:p w:rsidR="007B07A9" w:rsidRPr="007B07A9" w:rsidRDefault="007B07A9" w:rsidP="007B07A9">
      <w:pPr>
        <w:numPr>
          <w:ilvl w:val="0"/>
          <w:numId w:val="17"/>
        </w:numPr>
        <w:shd w:val="clear" w:color="auto" w:fill="FFFFFF"/>
        <w:spacing w:after="0" w:line="240" w:lineRule="auto"/>
        <w:ind w:left="0"/>
        <w:rPr>
          <w:rFonts w:ascii="Arial" w:eastAsia="Times New Roman" w:hAnsi="Arial" w:cs="Arial"/>
          <w:color w:val="172B4D"/>
        </w:rPr>
      </w:pPr>
      <w:r w:rsidRPr="007B07A9">
        <w:rPr>
          <w:rFonts w:ascii="Arial" w:eastAsia="Times New Roman" w:hAnsi="Arial" w:cs="Arial"/>
          <w:color w:val="172B4D"/>
        </w:rPr>
        <w:t>Load time - 35ms - 50ms</w:t>
      </w:r>
    </w:p>
    <w:p w:rsidR="007B07A9" w:rsidRPr="007B07A9" w:rsidRDefault="007B07A9" w:rsidP="007B07A9">
      <w:pPr>
        <w:numPr>
          <w:ilvl w:val="0"/>
          <w:numId w:val="17"/>
        </w:numPr>
        <w:shd w:val="clear" w:color="auto" w:fill="FFFFFF"/>
        <w:spacing w:after="0" w:line="240" w:lineRule="auto"/>
        <w:ind w:left="0"/>
        <w:rPr>
          <w:rFonts w:ascii="Arial" w:eastAsia="Times New Roman" w:hAnsi="Arial" w:cs="Arial"/>
          <w:color w:val="172B4D"/>
        </w:rPr>
      </w:pPr>
      <w:r w:rsidRPr="007B07A9">
        <w:rPr>
          <w:rFonts w:ascii="Arial" w:eastAsia="Times New Roman" w:hAnsi="Arial" w:cs="Arial"/>
          <w:color w:val="172B4D"/>
        </w:rPr>
        <w:t>DOMContentLoaded - 47 ms</w:t>
      </w:r>
    </w:p>
    <w:p w:rsidR="003E00CC" w:rsidRDefault="003E00CC" w:rsidP="007B07A9">
      <w:pPr>
        <w:shd w:val="clear" w:color="auto" w:fill="FFFFFF"/>
        <w:spacing w:before="120" w:after="0" w:line="240" w:lineRule="auto"/>
        <w:rPr>
          <w:rFonts w:ascii="Arial" w:eastAsia="Times New Roman" w:hAnsi="Arial" w:cs="Arial"/>
          <w:color w:val="172B4D"/>
        </w:rPr>
      </w:pPr>
    </w:p>
    <w:p w:rsidR="007B07A9" w:rsidRDefault="007B07A9" w:rsidP="007B07A9">
      <w:pPr>
        <w:shd w:val="clear" w:color="auto" w:fill="FFFFFF"/>
        <w:spacing w:before="120" w:after="0" w:line="240" w:lineRule="auto"/>
        <w:rPr>
          <w:rFonts w:ascii="Arial" w:eastAsia="Times New Roman" w:hAnsi="Arial" w:cs="Arial"/>
          <w:color w:val="172B4D"/>
        </w:rPr>
      </w:pPr>
      <w:r w:rsidRPr="007B07A9">
        <w:rPr>
          <w:rFonts w:ascii="Arial" w:eastAsia="Times New Roman" w:hAnsi="Arial" w:cs="Arial"/>
          <w:color w:val="172B4D"/>
        </w:rPr>
        <w:t>Win PC results:</w:t>
      </w:r>
    </w:p>
    <w:p w:rsidR="00F55059" w:rsidRPr="007B07A9" w:rsidRDefault="00F55059" w:rsidP="007B07A9">
      <w:pPr>
        <w:shd w:val="clear" w:color="auto" w:fill="FFFFFF"/>
        <w:spacing w:before="120" w:after="0" w:line="240" w:lineRule="auto"/>
        <w:rPr>
          <w:rFonts w:ascii="Arial" w:eastAsia="Times New Roman" w:hAnsi="Arial" w:cs="Arial"/>
          <w:color w:val="172B4D"/>
        </w:rPr>
      </w:pPr>
    </w:p>
    <w:p w:rsidR="007B07A9" w:rsidRPr="007B07A9" w:rsidRDefault="007B07A9" w:rsidP="007B07A9">
      <w:pPr>
        <w:numPr>
          <w:ilvl w:val="0"/>
          <w:numId w:val="18"/>
        </w:numPr>
        <w:shd w:val="clear" w:color="auto" w:fill="FFFFFF"/>
        <w:spacing w:after="0" w:line="240" w:lineRule="auto"/>
        <w:ind w:left="0"/>
        <w:rPr>
          <w:rFonts w:ascii="Arial" w:eastAsia="Times New Roman" w:hAnsi="Arial" w:cs="Arial"/>
          <w:color w:val="172B4D"/>
        </w:rPr>
      </w:pPr>
      <w:r w:rsidRPr="007B07A9">
        <w:rPr>
          <w:rFonts w:ascii="Arial" w:eastAsia="Times New Roman" w:hAnsi="Arial" w:cs="Arial"/>
          <w:color w:val="172B4D"/>
        </w:rPr>
        <w:t>Page Load - Online network</w:t>
      </w:r>
    </w:p>
    <w:p w:rsidR="005E20FA" w:rsidRDefault="005E20FA" w:rsidP="00917F66"/>
    <w:p w:rsidR="005E20FA" w:rsidRPr="00917F66" w:rsidRDefault="00ED5880" w:rsidP="00917F66">
      <w:r>
        <w:rPr>
          <w:noProof/>
        </w:rPr>
        <w:drawing>
          <wp:inline distT="0" distB="0" distL="0" distR="0">
            <wp:extent cx="5943600" cy="305228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917F66" w:rsidRDefault="00917F66" w:rsidP="00183AE8">
      <w:pPr>
        <w:rPr>
          <w:rFonts w:ascii="Arial" w:hAnsi="Arial" w:cs="Arial"/>
          <w:b/>
          <w:sz w:val="28"/>
          <w:szCs w:val="28"/>
          <w:u w:val="single"/>
        </w:rPr>
      </w:pPr>
    </w:p>
    <w:p w:rsidR="007B07A9" w:rsidRDefault="007B07A9" w:rsidP="00183AE8">
      <w:pPr>
        <w:rPr>
          <w:rFonts w:ascii="Arial" w:hAnsi="Arial" w:cs="Arial"/>
          <w:color w:val="172B4D"/>
          <w:shd w:val="clear" w:color="auto" w:fill="FFFFFF"/>
        </w:rPr>
      </w:pPr>
    </w:p>
    <w:p w:rsidR="007B07A9" w:rsidRDefault="007B07A9" w:rsidP="00183AE8">
      <w:pPr>
        <w:rPr>
          <w:rFonts w:ascii="Arial" w:hAnsi="Arial" w:cs="Arial"/>
          <w:color w:val="172B4D"/>
          <w:shd w:val="clear" w:color="auto" w:fill="FFFFFF"/>
        </w:rPr>
      </w:pPr>
    </w:p>
    <w:p w:rsidR="00223809" w:rsidRDefault="00223809" w:rsidP="00183AE8">
      <w:pPr>
        <w:rPr>
          <w:rFonts w:ascii="Arial" w:hAnsi="Arial" w:cs="Arial"/>
          <w:color w:val="172B4D"/>
          <w:shd w:val="clear" w:color="auto" w:fill="FFFFFF"/>
        </w:rPr>
      </w:pPr>
    </w:p>
    <w:p w:rsidR="007B07A9" w:rsidRDefault="007B07A9" w:rsidP="00183AE8">
      <w:pPr>
        <w:rPr>
          <w:rFonts w:ascii="Arial" w:hAnsi="Arial" w:cs="Arial"/>
          <w:color w:val="172B4D"/>
          <w:shd w:val="clear" w:color="auto" w:fill="FFFFFF"/>
        </w:rPr>
      </w:pPr>
      <w:r w:rsidRPr="007B07A9">
        <w:rPr>
          <w:rFonts w:ascii="Arial" w:hAnsi="Arial" w:cs="Arial"/>
          <w:color w:val="172B4D"/>
          <w:shd w:val="clear" w:color="auto" w:fill="FFFFFF"/>
        </w:rPr>
        <w:lastRenderedPageBreak/>
        <w:t xml:space="preserve">Page Load - </w:t>
      </w:r>
      <w:r>
        <w:rPr>
          <w:rFonts w:ascii="Arial" w:hAnsi="Arial" w:cs="Arial"/>
          <w:color w:val="172B4D"/>
          <w:shd w:val="clear" w:color="auto" w:fill="FFFFFF"/>
        </w:rPr>
        <w:t>Fast</w:t>
      </w:r>
      <w:r w:rsidRPr="007B07A9">
        <w:rPr>
          <w:rFonts w:ascii="Arial" w:hAnsi="Arial" w:cs="Arial"/>
          <w:color w:val="172B4D"/>
          <w:shd w:val="clear" w:color="auto" w:fill="FFFFFF"/>
        </w:rPr>
        <w:t xml:space="preserve"> 3G network</w:t>
      </w:r>
      <w:r>
        <w:rPr>
          <w:rFonts w:ascii="Arial" w:hAnsi="Arial" w:cs="Arial"/>
          <w:color w:val="172B4D"/>
          <w:shd w:val="clear" w:color="auto" w:fill="FFFFFF"/>
        </w:rPr>
        <w:t>:</w:t>
      </w:r>
    </w:p>
    <w:p w:rsidR="007B07A9" w:rsidRDefault="007B07A9" w:rsidP="00183AE8">
      <w:pPr>
        <w:rPr>
          <w:rFonts w:ascii="Arial" w:hAnsi="Arial" w:cs="Arial"/>
          <w:b/>
          <w:u w:val="single"/>
        </w:rPr>
      </w:pPr>
      <w:r>
        <w:rPr>
          <w:rFonts w:ascii="Arial" w:hAnsi="Arial" w:cs="Arial"/>
          <w:b/>
          <w:noProof/>
          <w:u w:val="single"/>
        </w:rPr>
        <w:drawing>
          <wp:inline distT="0" distB="0" distL="0" distR="0">
            <wp:extent cx="5943600" cy="30522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7B07A9" w:rsidRDefault="007B07A9" w:rsidP="00183AE8">
      <w:pPr>
        <w:rPr>
          <w:rFonts w:ascii="Arial" w:hAnsi="Arial" w:cs="Arial"/>
          <w:b/>
          <w:u w:val="single"/>
        </w:rPr>
      </w:pPr>
    </w:p>
    <w:p w:rsidR="007B07A9" w:rsidRDefault="007B07A9" w:rsidP="007B07A9">
      <w:pPr>
        <w:rPr>
          <w:rFonts w:ascii="Arial" w:hAnsi="Arial" w:cs="Arial"/>
          <w:color w:val="172B4D"/>
          <w:shd w:val="clear" w:color="auto" w:fill="FFFFFF"/>
        </w:rPr>
      </w:pPr>
      <w:r w:rsidRPr="007B07A9">
        <w:rPr>
          <w:rFonts w:ascii="Arial" w:hAnsi="Arial" w:cs="Arial"/>
          <w:color w:val="172B4D"/>
          <w:shd w:val="clear" w:color="auto" w:fill="FFFFFF"/>
        </w:rPr>
        <w:t xml:space="preserve">Page Load </w:t>
      </w:r>
      <w:r>
        <w:rPr>
          <w:rFonts w:ascii="Arial" w:hAnsi="Arial" w:cs="Arial"/>
          <w:color w:val="172B4D"/>
          <w:shd w:val="clear" w:color="auto" w:fill="FFFFFF"/>
        </w:rPr>
        <w:t>–</w:t>
      </w:r>
      <w:r w:rsidRPr="007B07A9">
        <w:rPr>
          <w:rFonts w:ascii="Arial" w:hAnsi="Arial" w:cs="Arial"/>
          <w:color w:val="172B4D"/>
          <w:shd w:val="clear" w:color="auto" w:fill="FFFFFF"/>
        </w:rPr>
        <w:t xml:space="preserve"> </w:t>
      </w:r>
      <w:r>
        <w:rPr>
          <w:rFonts w:ascii="Arial" w:hAnsi="Arial" w:cs="Arial"/>
          <w:color w:val="172B4D"/>
          <w:shd w:val="clear" w:color="auto" w:fill="FFFFFF"/>
        </w:rPr>
        <w:t xml:space="preserve">Slow </w:t>
      </w:r>
      <w:r w:rsidRPr="007B07A9">
        <w:rPr>
          <w:rFonts w:ascii="Arial" w:hAnsi="Arial" w:cs="Arial"/>
          <w:color w:val="172B4D"/>
          <w:shd w:val="clear" w:color="auto" w:fill="FFFFFF"/>
        </w:rPr>
        <w:t>3G network</w:t>
      </w:r>
      <w:r>
        <w:rPr>
          <w:rFonts w:ascii="Arial" w:hAnsi="Arial" w:cs="Arial"/>
          <w:color w:val="172B4D"/>
          <w:shd w:val="clear" w:color="auto" w:fill="FFFFFF"/>
        </w:rPr>
        <w:t>:</w:t>
      </w:r>
    </w:p>
    <w:p w:rsidR="007B07A9" w:rsidRDefault="007B07A9" w:rsidP="007B07A9">
      <w:pPr>
        <w:rPr>
          <w:rFonts w:ascii="Arial" w:hAnsi="Arial" w:cs="Arial"/>
          <w:color w:val="172B4D"/>
          <w:shd w:val="clear" w:color="auto" w:fill="FFFFFF"/>
        </w:rPr>
      </w:pPr>
      <w:r>
        <w:rPr>
          <w:rFonts w:ascii="Arial" w:hAnsi="Arial" w:cs="Arial"/>
          <w:noProof/>
          <w:color w:val="172B4D"/>
          <w:shd w:val="clear" w:color="auto" w:fill="FFFFFF"/>
        </w:rPr>
        <w:drawing>
          <wp:inline distT="0" distB="0" distL="0" distR="0">
            <wp:extent cx="5943600" cy="305228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7B07A9" w:rsidRDefault="007B07A9" w:rsidP="00183AE8">
      <w:pPr>
        <w:rPr>
          <w:rFonts w:ascii="Arial" w:hAnsi="Arial" w:cs="Arial"/>
          <w:b/>
          <w:u w:val="single"/>
        </w:rPr>
      </w:pPr>
    </w:p>
    <w:p w:rsidR="009907D6" w:rsidRDefault="009907D6" w:rsidP="00183AE8">
      <w:pPr>
        <w:rPr>
          <w:rFonts w:ascii="Arial" w:hAnsi="Arial" w:cs="Arial"/>
          <w:b/>
          <w:u w:val="single"/>
        </w:rPr>
      </w:pPr>
    </w:p>
    <w:p w:rsidR="009907D6" w:rsidRDefault="009907D6" w:rsidP="00183AE8">
      <w:pPr>
        <w:rPr>
          <w:rFonts w:ascii="Arial" w:hAnsi="Arial" w:cs="Arial"/>
          <w:b/>
          <w:u w:val="single"/>
        </w:rPr>
      </w:pPr>
    </w:p>
    <w:p w:rsidR="009907D6" w:rsidRDefault="009907D6" w:rsidP="00183AE8">
      <w:pPr>
        <w:rPr>
          <w:rFonts w:ascii="Arial" w:hAnsi="Arial" w:cs="Arial"/>
          <w:b/>
          <w:u w:val="single"/>
        </w:rPr>
      </w:pPr>
      <w:r>
        <w:rPr>
          <w:rFonts w:ascii="Arial" w:hAnsi="Arial" w:cs="Arial"/>
          <w:b/>
          <w:u w:val="single"/>
        </w:rPr>
        <w:lastRenderedPageBreak/>
        <w:t>Network: Online</w:t>
      </w:r>
    </w:p>
    <w:p w:rsidR="009907D6" w:rsidRDefault="009907D6" w:rsidP="00183AE8">
      <w:pPr>
        <w:rPr>
          <w:rFonts w:ascii="Arial" w:hAnsi="Arial" w:cs="Arial"/>
          <w:b/>
          <w:u w:val="single"/>
        </w:rPr>
      </w:pPr>
      <w:r>
        <w:rPr>
          <w:rFonts w:ascii="Arial" w:hAnsi="Arial" w:cs="Arial"/>
          <w:b/>
          <w:noProof/>
          <w:u w:val="single"/>
        </w:rPr>
        <w:drawing>
          <wp:inline distT="0" distB="0" distL="0" distR="0">
            <wp:extent cx="5943600" cy="305228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520D74" w:rsidRDefault="00520D74" w:rsidP="00183AE8">
      <w:pPr>
        <w:rPr>
          <w:rFonts w:ascii="Arial" w:hAnsi="Arial" w:cs="Arial"/>
          <w:b/>
          <w:u w:val="single"/>
        </w:rPr>
      </w:pPr>
    </w:p>
    <w:p w:rsidR="00520D74" w:rsidRDefault="00520D74" w:rsidP="00183AE8">
      <w:pPr>
        <w:rPr>
          <w:rFonts w:ascii="Arial" w:hAnsi="Arial" w:cs="Arial"/>
          <w:b/>
          <w:u w:val="single"/>
        </w:rPr>
      </w:pPr>
      <w:r>
        <w:rPr>
          <w:rFonts w:ascii="Arial" w:hAnsi="Arial" w:cs="Arial"/>
          <w:b/>
          <w:u w:val="single"/>
        </w:rPr>
        <w:t>Network: 3G Slow</w:t>
      </w:r>
    </w:p>
    <w:p w:rsidR="00520D74" w:rsidRDefault="00520D74" w:rsidP="00183AE8">
      <w:pPr>
        <w:rPr>
          <w:rFonts w:ascii="Arial" w:hAnsi="Arial" w:cs="Arial"/>
          <w:b/>
          <w:u w:val="single"/>
        </w:rPr>
      </w:pPr>
      <w:r>
        <w:rPr>
          <w:rFonts w:ascii="Arial" w:hAnsi="Arial" w:cs="Arial"/>
          <w:b/>
          <w:noProof/>
          <w:u w:val="single"/>
        </w:rPr>
        <w:drawing>
          <wp:inline distT="0" distB="0" distL="0" distR="0">
            <wp:extent cx="5943600" cy="305228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27487A" w:rsidRDefault="0027487A" w:rsidP="00183AE8">
      <w:pPr>
        <w:rPr>
          <w:rFonts w:ascii="Arial" w:hAnsi="Arial" w:cs="Arial"/>
          <w:b/>
          <w:u w:val="single"/>
        </w:rPr>
      </w:pPr>
    </w:p>
    <w:p w:rsidR="0027487A" w:rsidRDefault="0027487A" w:rsidP="00183AE8">
      <w:pPr>
        <w:rPr>
          <w:rFonts w:ascii="Arial" w:hAnsi="Arial" w:cs="Arial"/>
          <w:b/>
          <w:u w:val="single"/>
        </w:rPr>
      </w:pPr>
    </w:p>
    <w:p w:rsidR="00223809" w:rsidRDefault="00223809" w:rsidP="00183AE8">
      <w:pPr>
        <w:rPr>
          <w:rFonts w:ascii="Arial" w:hAnsi="Arial" w:cs="Arial"/>
          <w:b/>
          <w:u w:val="single"/>
        </w:rPr>
      </w:pPr>
    </w:p>
    <w:p w:rsidR="0027487A" w:rsidRDefault="0027487A" w:rsidP="00183AE8">
      <w:pPr>
        <w:rPr>
          <w:rFonts w:ascii="Arial" w:hAnsi="Arial" w:cs="Arial"/>
          <w:b/>
          <w:u w:val="single"/>
        </w:rPr>
      </w:pPr>
      <w:r>
        <w:rPr>
          <w:rFonts w:ascii="Arial" w:hAnsi="Arial" w:cs="Arial"/>
          <w:b/>
          <w:u w:val="single"/>
        </w:rPr>
        <w:lastRenderedPageBreak/>
        <w:t>Application use:</w:t>
      </w:r>
    </w:p>
    <w:p w:rsidR="0027487A" w:rsidRDefault="0027487A" w:rsidP="00183AE8">
      <w:pPr>
        <w:rPr>
          <w:rFonts w:ascii="Arial" w:hAnsi="Arial" w:cs="Arial"/>
          <w:b/>
        </w:rPr>
      </w:pPr>
      <w:r w:rsidRPr="0027487A">
        <w:rPr>
          <w:rFonts w:ascii="Arial" w:hAnsi="Arial" w:cs="Arial"/>
          <w:b/>
        </w:rPr>
        <w:t>Marking todo:(recording made in 6.2 sec)</w:t>
      </w:r>
    </w:p>
    <w:p w:rsidR="0027487A" w:rsidRDefault="0027487A" w:rsidP="00183AE8">
      <w:pPr>
        <w:rPr>
          <w:rFonts w:ascii="Arial" w:hAnsi="Arial" w:cs="Arial"/>
          <w:b/>
        </w:rPr>
      </w:pPr>
      <w:r>
        <w:rPr>
          <w:rFonts w:ascii="Arial" w:hAnsi="Arial" w:cs="Arial"/>
          <w:b/>
        </w:rPr>
        <w:t>22.8 ms scripting</w:t>
      </w:r>
    </w:p>
    <w:p w:rsidR="0027487A" w:rsidRPr="0027487A" w:rsidRDefault="0027487A" w:rsidP="00183AE8">
      <w:pPr>
        <w:rPr>
          <w:rFonts w:ascii="Arial" w:hAnsi="Arial" w:cs="Arial"/>
          <w:b/>
        </w:rPr>
      </w:pPr>
      <w:r>
        <w:rPr>
          <w:rFonts w:ascii="Arial" w:hAnsi="Arial" w:cs="Arial"/>
          <w:b/>
        </w:rPr>
        <w:t>16.2 ms rendering</w:t>
      </w:r>
    </w:p>
    <w:p w:rsidR="0027487A" w:rsidRDefault="0027487A" w:rsidP="00183AE8">
      <w:pPr>
        <w:rPr>
          <w:rFonts w:ascii="Arial" w:hAnsi="Arial" w:cs="Arial"/>
          <w:b/>
          <w:u w:val="single"/>
        </w:rPr>
      </w:pPr>
      <w:r>
        <w:rPr>
          <w:rFonts w:ascii="Arial" w:hAnsi="Arial" w:cs="Arial"/>
          <w:b/>
          <w:noProof/>
          <w:u w:val="single"/>
        </w:rPr>
        <w:drawing>
          <wp:inline distT="0" distB="0" distL="0" distR="0">
            <wp:extent cx="5943600" cy="305228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27487A" w:rsidRDefault="0027487A" w:rsidP="00183AE8">
      <w:pPr>
        <w:rPr>
          <w:rFonts w:ascii="Arial" w:hAnsi="Arial" w:cs="Arial"/>
          <w:b/>
          <w:u w:val="single"/>
        </w:rPr>
      </w:pPr>
    </w:p>
    <w:p w:rsidR="0027487A" w:rsidRDefault="0027487A" w:rsidP="00183AE8">
      <w:pPr>
        <w:rPr>
          <w:rFonts w:ascii="Arial" w:hAnsi="Arial" w:cs="Arial"/>
          <w:b/>
          <w:u w:val="single"/>
        </w:rPr>
      </w:pPr>
      <w:r>
        <w:rPr>
          <w:rFonts w:ascii="Arial" w:hAnsi="Arial" w:cs="Arial"/>
          <w:b/>
          <w:u w:val="single"/>
        </w:rPr>
        <w:t>Delete Todo:( recording made in 7 sec)</w:t>
      </w:r>
    </w:p>
    <w:p w:rsidR="0027487A" w:rsidRDefault="0027487A" w:rsidP="00183AE8">
      <w:pPr>
        <w:rPr>
          <w:rFonts w:ascii="Arial" w:hAnsi="Arial" w:cs="Arial"/>
          <w:b/>
          <w:u w:val="single"/>
        </w:rPr>
      </w:pPr>
      <w:r>
        <w:rPr>
          <w:rFonts w:ascii="Arial" w:hAnsi="Arial" w:cs="Arial"/>
          <w:b/>
          <w:u w:val="single"/>
        </w:rPr>
        <w:t>13.6 ms scripting</w:t>
      </w:r>
    </w:p>
    <w:p w:rsidR="0027487A" w:rsidRDefault="0027487A" w:rsidP="00183AE8">
      <w:pPr>
        <w:rPr>
          <w:rFonts w:ascii="Arial" w:hAnsi="Arial" w:cs="Arial"/>
          <w:b/>
          <w:u w:val="single"/>
        </w:rPr>
      </w:pPr>
      <w:r>
        <w:rPr>
          <w:rFonts w:ascii="Arial" w:hAnsi="Arial" w:cs="Arial"/>
          <w:b/>
          <w:u w:val="single"/>
        </w:rPr>
        <w:t>8.1 ms rendering</w:t>
      </w:r>
    </w:p>
    <w:p w:rsidR="0027487A" w:rsidRDefault="0027487A" w:rsidP="00183AE8">
      <w:pPr>
        <w:rPr>
          <w:rFonts w:ascii="Arial" w:hAnsi="Arial" w:cs="Arial"/>
          <w:b/>
          <w:u w:val="single"/>
        </w:rPr>
      </w:pPr>
      <w:r>
        <w:rPr>
          <w:rFonts w:ascii="Arial" w:hAnsi="Arial" w:cs="Arial"/>
          <w:b/>
          <w:noProof/>
          <w:u w:val="single"/>
        </w:rPr>
        <w:lastRenderedPageBreak/>
        <w:drawing>
          <wp:inline distT="0" distB="0" distL="0" distR="0">
            <wp:extent cx="5943600" cy="305228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223809" w:rsidRDefault="00223809" w:rsidP="00183AE8">
      <w:pPr>
        <w:rPr>
          <w:rFonts w:ascii="Arial" w:hAnsi="Arial" w:cs="Arial"/>
          <w:b/>
          <w:u w:val="single"/>
        </w:rPr>
      </w:pPr>
    </w:p>
    <w:p w:rsidR="00223809" w:rsidRPr="00177797" w:rsidRDefault="00223809" w:rsidP="00177797">
      <w:pPr>
        <w:pStyle w:val="Heading2"/>
        <w:shd w:val="clear" w:color="auto" w:fill="FFFFFF"/>
        <w:rPr>
          <w:rFonts w:ascii="Arial" w:hAnsi="Arial" w:cs="Arial"/>
          <w:bCs w:val="0"/>
          <w:color w:val="172B4D"/>
          <w:spacing w:val="-2"/>
          <w:sz w:val="28"/>
          <w:szCs w:val="28"/>
          <w:u w:val="single"/>
        </w:rPr>
      </w:pPr>
      <w:r w:rsidRPr="00223809">
        <w:rPr>
          <w:rFonts w:ascii="Arial" w:hAnsi="Arial" w:cs="Arial"/>
          <w:bCs w:val="0"/>
          <w:color w:val="172B4D"/>
          <w:spacing w:val="-2"/>
          <w:sz w:val="28"/>
          <w:szCs w:val="28"/>
          <w:u w:val="single"/>
        </w:rPr>
        <w:t>Competitor App Audit</w:t>
      </w:r>
    </w:p>
    <w:p w:rsidR="00223809" w:rsidRDefault="00223809" w:rsidP="00223809">
      <w:pPr>
        <w:rPr>
          <w:rFonts w:ascii="Arial" w:hAnsi="Arial" w:cs="Arial"/>
        </w:rPr>
      </w:pPr>
      <w:r>
        <w:rPr>
          <w:rFonts w:ascii="Arial" w:hAnsi="Arial" w:cs="Arial"/>
        </w:rPr>
        <w:t xml:space="preserve">The competitor site was </w:t>
      </w:r>
      <w:hyperlink r:id="rId16" w:history="1">
        <w:r w:rsidRPr="00911E76">
          <w:rPr>
            <w:rStyle w:val="Hyperlink"/>
            <w:rFonts w:ascii="Arial" w:hAnsi="Arial" w:cs="Arial"/>
          </w:rPr>
          <w:t>http://todolistme.net/</w:t>
        </w:r>
      </w:hyperlink>
      <w:r>
        <w:rPr>
          <w:rFonts w:ascii="Arial" w:hAnsi="Arial" w:cs="Arial"/>
        </w:rPr>
        <w:t xml:space="preserve"> .</w:t>
      </w:r>
    </w:p>
    <w:p w:rsidR="00223809" w:rsidRPr="00223809" w:rsidRDefault="00223809" w:rsidP="00223809">
      <w:pPr>
        <w:pStyle w:val="NormalWeb"/>
        <w:shd w:val="clear" w:color="auto" w:fill="FFFFFF"/>
        <w:spacing w:before="120" w:beforeAutospacing="0" w:after="0" w:afterAutospacing="0"/>
        <w:rPr>
          <w:rFonts w:ascii="Arial" w:hAnsi="Arial" w:cs="Arial"/>
          <w:color w:val="172B4D"/>
          <w:sz w:val="22"/>
          <w:szCs w:val="22"/>
        </w:rPr>
      </w:pPr>
      <w:r w:rsidRPr="00223809">
        <w:rPr>
          <w:rFonts w:ascii="Arial" w:hAnsi="Arial" w:cs="Arial"/>
          <w:color w:val="172B4D"/>
          <w:sz w:val="22"/>
          <w:szCs w:val="22"/>
        </w:rPr>
        <w:t>The competitor site features a rich app that is a full featured application that focuses around creating and managing several todo list in parallel, scheduling them to calendar dates, maintaining several lists that can have tasks migrated from and to, the list can be ordered and the results can be printed with a single button press.</w:t>
      </w:r>
    </w:p>
    <w:p w:rsidR="00223809" w:rsidRPr="00223809" w:rsidRDefault="00223809" w:rsidP="00223809">
      <w:pPr>
        <w:pStyle w:val="NormalWeb"/>
        <w:shd w:val="clear" w:color="auto" w:fill="FFFFFF"/>
        <w:spacing w:before="120" w:beforeAutospacing="0" w:after="0" w:afterAutospacing="0"/>
        <w:rPr>
          <w:rFonts w:ascii="Arial" w:hAnsi="Arial" w:cs="Arial"/>
          <w:color w:val="172B4D"/>
          <w:sz w:val="22"/>
          <w:szCs w:val="22"/>
        </w:rPr>
      </w:pPr>
      <w:r w:rsidRPr="00223809">
        <w:rPr>
          <w:rFonts w:ascii="Arial" w:hAnsi="Arial" w:cs="Arial"/>
          <w:color w:val="172B4D"/>
          <w:sz w:val="22"/>
          <w:szCs w:val="22"/>
        </w:rPr>
        <w:t>In addition to the extra features in functionality the visualisation and the UX of the app is much more advanced as well featuring drag and drop functionality, modals/dialogs, pop up windows.</w:t>
      </w:r>
    </w:p>
    <w:p w:rsidR="00223809" w:rsidRPr="00223809" w:rsidRDefault="00223809" w:rsidP="00223809">
      <w:pPr>
        <w:pStyle w:val="NormalWeb"/>
        <w:shd w:val="clear" w:color="auto" w:fill="FFFFFF"/>
        <w:spacing w:before="120" w:beforeAutospacing="0" w:after="0" w:afterAutospacing="0"/>
        <w:rPr>
          <w:rFonts w:ascii="Arial" w:hAnsi="Arial" w:cs="Arial"/>
          <w:color w:val="172B4D"/>
          <w:sz w:val="22"/>
          <w:szCs w:val="22"/>
        </w:rPr>
      </w:pPr>
      <w:r w:rsidRPr="00223809">
        <w:rPr>
          <w:rFonts w:ascii="Arial" w:hAnsi="Arial" w:cs="Arial"/>
          <w:color w:val="172B4D"/>
          <w:sz w:val="22"/>
          <w:szCs w:val="22"/>
        </w:rPr>
        <w:t>There are several static pages accessible on the competitors site that leads to description infos of various features of the todo manager application. It also has a feature to reset the database to the preset values. It also uses local storage for showing a fake database.</w:t>
      </w:r>
    </w:p>
    <w:p w:rsidR="00177797" w:rsidRDefault="00177797" w:rsidP="00177797">
      <w:pPr>
        <w:rPr>
          <w:rFonts w:ascii="Arial" w:hAnsi="Arial" w:cs="Arial"/>
          <w:b/>
          <w:color w:val="24292E"/>
          <w:sz w:val="28"/>
          <w:szCs w:val="28"/>
          <w:u w:val="single"/>
        </w:rPr>
      </w:pPr>
      <w:r>
        <w:rPr>
          <w:rFonts w:ascii="Arial" w:hAnsi="Arial" w:cs="Arial"/>
          <w:b/>
          <w:noProof/>
          <w:u w:val="single"/>
        </w:rPr>
        <w:drawing>
          <wp:inline distT="0" distB="0" distL="0" distR="0">
            <wp:extent cx="4723765" cy="2425850"/>
            <wp:effectExtent l="1905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723473" cy="2425700"/>
                    </a:xfrm>
                    <a:prstGeom prst="rect">
                      <a:avLst/>
                    </a:prstGeom>
                    <a:noFill/>
                    <a:ln w="9525">
                      <a:noFill/>
                      <a:miter lim="800000"/>
                      <a:headEnd/>
                      <a:tailEnd/>
                    </a:ln>
                  </pic:spPr>
                </pic:pic>
              </a:graphicData>
            </a:graphic>
          </wp:inline>
        </w:drawing>
      </w:r>
    </w:p>
    <w:p w:rsidR="00177797" w:rsidRPr="00177797" w:rsidRDefault="00177797" w:rsidP="00177797">
      <w:pPr>
        <w:rPr>
          <w:rFonts w:ascii="Arial" w:hAnsi="Arial" w:cs="Arial"/>
          <w:b/>
          <w:u w:val="single"/>
        </w:rPr>
      </w:pPr>
      <w:r w:rsidRPr="00177797">
        <w:rPr>
          <w:rFonts w:ascii="Arial" w:hAnsi="Arial" w:cs="Arial"/>
          <w:b/>
          <w:color w:val="24292E"/>
          <w:sz w:val="28"/>
          <w:szCs w:val="28"/>
          <w:u w:val="single"/>
        </w:rPr>
        <w:lastRenderedPageBreak/>
        <w:t>Audit Test Results</w:t>
      </w:r>
    </w:p>
    <w:p w:rsidR="00177797" w:rsidRPr="00177797" w:rsidRDefault="00177797" w:rsidP="00177797">
      <w:pPr>
        <w:pStyle w:val="NormalWeb"/>
        <w:shd w:val="clear" w:color="auto" w:fill="FFFFFF"/>
        <w:spacing w:before="0" w:beforeAutospacing="0" w:after="160" w:afterAutospacing="0"/>
        <w:rPr>
          <w:rFonts w:ascii="Arial" w:hAnsi="Arial" w:cs="Arial"/>
          <w:color w:val="24292E"/>
          <w:sz w:val="22"/>
          <w:szCs w:val="22"/>
        </w:rPr>
      </w:pPr>
      <w:r w:rsidRPr="00177797">
        <w:rPr>
          <w:rFonts w:ascii="Arial" w:hAnsi="Arial" w:cs="Arial"/>
          <w:color w:val="24292E"/>
          <w:sz w:val="22"/>
          <w:szCs w:val="22"/>
        </w:rPr>
        <w:t>Chrome DevTools is used for testing.</w:t>
      </w:r>
    </w:p>
    <w:p w:rsidR="00177797" w:rsidRDefault="00177797" w:rsidP="00177797">
      <w:pPr>
        <w:pStyle w:val="NormalWeb"/>
        <w:shd w:val="clear" w:color="auto" w:fill="FFFFFF"/>
        <w:spacing w:before="0" w:beforeAutospacing="0" w:after="160" w:afterAutospacing="0"/>
        <w:rPr>
          <w:rFonts w:ascii="Arial" w:hAnsi="Arial" w:cs="Arial"/>
          <w:color w:val="24292E"/>
          <w:sz w:val="22"/>
          <w:szCs w:val="22"/>
        </w:rPr>
      </w:pPr>
      <w:r w:rsidRPr="00177797">
        <w:rPr>
          <w:rFonts w:ascii="Arial" w:hAnsi="Arial" w:cs="Arial"/>
          <w:color w:val="24292E"/>
          <w:sz w:val="22"/>
          <w:szCs w:val="22"/>
        </w:rPr>
        <w:t>General results of audit test:</w:t>
      </w:r>
    </w:p>
    <w:p w:rsidR="00177797" w:rsidRPr="00177797" w:rsidRDefault="00177797" w:rsidP="00177797">
      <w:pPr>
        <w:pStyle w:val="NormalWeb"/>
        <w:shd w:val="clear" w:color="auto" w:fill="FFFFFF"/>
        <w:spacing w:before="0" w:beforeAutospacing="0" w:after="160" w:afterAutospacing="0"/>
        <w:rPr>
          <w:rFonts w:ascii="Arial" w:hAnsi="Arial" w:cs="Arial"/>
          <w:color w:val="24292E"/>
          <w:sz w:val="22"/>
          <w:szCs w:val="22"/>
        </w:rPr>
      </w:pPr>
      <w:r>
        <w:rPr>
          <w:rFonts w:ascii="Arial" w:hAnsi="Arial" w:cs="Arial"/>
          <w:noProof/>
          <w:color w:val="24292E"/>
        </w:rPr>
        <w:drawing>
          <wp:inline distT="0" distB="0" distL="0" distR="0">
            <wp:extent cx="5943600" cy="305228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177797" w:rsidRPr="00177797" w:rsidRDefault="00177797" w:rsidP="00177797">
      <w:pPr>
        <w:pStyle w:val="NormalWeb"/>
        <w:shd w:val="clear" w:color="auto" w:fill="FFFFFF"/>
        <w:spacing w:before="0" w:beforeAutospacing="0" w:after="160" w:afterAutospacing="0"/>
        <w:rPr>
          <w:rFonts w:ascii="Arial" w:hAnsi="Arial" w:cs="Arial"/>
          <w:color w:val="24292E"/>
          <w:sz w:val="22"/>
          <w:szCs w:val="22"/>
        </w:rPr>
      </w:pPr>
      <w:r w:rsidRPr="00177797">
        <w:rPr>
          <w:rFonts w:ascii="Arial" w:hAnsi="Arial" w:cs="Arial"/>
          <w:color w:val="24292E"/>
          <w:sz w:val="22"/>
          <w:szCs w:val="22"/>
        </w:rPr>
        <w:t>According to de audit report;</w:t>
      </w:r>
    </w:p>
    <w:p w:rsidR="00177797" w:rsidRPr="00177797" w:rsidRDefault="00177797" w:rsidP="00177797">
      <w:pPr>
        <w:pStyle w:val="NormalWeb"/>
        <w:shd w:val="clear" w:color="auto" w:fill="FFFFFF"/>
        <w:spacing w:before="0" w:beforeAutospacing="0" w:after="160" w:afterAutospacing="0"/>
        <w:rPr>
          <w:rFonts w:ascii="Arial" w:hAnsi="Arial" w:cs="Arial"/>
          <w:color w:val="24292E"/>
          <w:sz w:val="22"/>
          <w:szCs w:val="22"/>
        </w:rPr>
      </w:pPr>
      <w:r w:rsidRPr="00177797">
        <w:rPr>
          <w:rFonts w:ascii="Arial" w:hAnsi="Arial" w:cs="Arial"/>
          <w:color w:val="24292E"/>
          <w:sz w:val="22"/>
          <w:szCs w:val="22"/>
        </w:rPr>
        <w:t>First Contentful Paint (</w:t>
      </w:r>
      <w:r>
        <w:rPr>
          <w:rFonts w:ascii="Arial" w:hAnsi="Arial" w:cs="Arial"/>
          <w:color w:val="24292E"/>
          <w:sz w:val="22"/>
          <w:szCs w:val="22"/>
        </w:rPr>
        <w:t>0.7s</w:t>
      </w:r>
      <w:r w:rsidRPr="00177797">
        <w:rPr>
          <w:rFonts w:ascii="Arial" w:hAnsi="Arial" w:cs="Arial"/>
          <w:color w:val="24292E"/>
          <w:sz w:val="22"/>
          <w:szCs w:val="22"/>
        </w:rPr>
        <w:t>) and First Meaningful Paint (</w:t>
      </w:r>
      <w:r w:rsidR="002D537B">
        <w:rPr>
          <w:rFonts w:ascii="Arial" w:hAnsi="Arial" w:cs="Arial"/>
          <w:color w:val="24292E"/>
          <w:sz w:val="22"/>
          <w:szCs w:val="22"/>
        </w:rPr>
        <w:t xml:space="preserve">0.9 </w:t>
      </w:r>
      <w:r w:rsidRPr="00177797">
        <w:rPr>
          <w:rFonts w:ascii="Arial" w:hAnsi="Arial" w:cs="Arial"/>
          <w:color w:val="24292E"/>
          <w:sz w:val="22"/>
          <w:szCs w:val="22"/>
        </w:rPr>
        <w:t>s) appear fastly but Speed Index (</w:t>
      </w:r>
      <w:r w:rsidR="002D537B">
        <w:rPr>
          <w:rFonts w:ascii="Arial" w:hAnsi="Arial" w:cs="Arial"/>
          <w:color w:val="24292E"/>
          <w:sz w:val="22"/>
          <w:szCs w:val="22"/>
        </w:rPr>
        <w:t xml:space="preserve">2.7 </w:t>
      </w:r>
      <w:r w:rsidRPr="00177797">
        <w:rPr>
          <w:rFonts w:ascii="Arial" w:hAnsi="Arial" w:cs="Arial"/>
          <w:color w:val="24292E"/>
          <w:sz w:val="22"/>
          <w:szCs w:val="22"/>
        </w:rPr>
        <w:t>s),First CPU Idle (</w:t>
      </w:r>
      <w:r w:rsidR="002D537B">
        <w:rPr>
          <w:rFonts w:ascii="Arial" w:hAnsi="Arial" w:cs="Arial"/>
          <w:color w:val="24292E"/>
          <w:sz w:val="22"/>
          <w:szCs w:val="22"/>
        </w:rPr>
        <w:t xml:space="preserve">1.6 </w:t>
      </w:r>
      <w:r w:rsidRPr="00177797">
        <w:rPr>
          <w:rFonts w:ascii="Arial" w:hAnsi="Arial" w:cs="Arial"/>
          <w:color w:val="24292E"/>
          <w:sz w:val="22"/>
          <w:szCs w:val="22"/>
        </w:rPr>
        <w:t>s) and Time to Interactive (</w:t>
      </w:r>
      <w:r w:rsidR="002D537B">
        <w:rPr>
          <w:rFonts w:ascii="Arial" w:hAnsi="Arial" w:cs="Arial"/>
          <w:color w:val="24292E"/>
          <w:sz w:val="22"/>
          <w:szCs w:val="22"/>
        </w:rPr>
        <w:t xml:space="preserve">7.2 </w:t>
      </w:r>
      <w:r w:rsidRPr="00177797">
        <w:rPr>
          <w:rFonts w:ascii="Arial" w:hAnsi="Arial" w:cs="Arial"/>
          <w:color w:val="24292E"/>
          <w:sz w:val="22"/>
          <w:szCs w:val="22"/>
        </w:rPr>
        <w:t>s) values need to be improved.</w:t>
      </w:r>
    </w:p>
    <w:p w:rsidR="00177797" w:rsidRPr="00177797" w:rsidRDefault="002D537B" w:rsidP="00177797">
      <w:pPr>
        <w:pStyle w:val="NormalWeb"/>
        <w:shd w:val="clear" w:color="auto" w:fill="FFFFFF"/>
        <w:spacing w:before="0" w:beforeAutospacing="0" w:after="160" w:afterAutospacing="0"/>
        <w:rPr>
          <w:rFonts w:ascii="Arial" w:hAnsi="Arial" w:cs="Arial"/>
          <w:color w:val="24292E"/>
          <w:sz w:val="22"/>
          <w:szCs w:val="22"/>
        </w:rPr>
      </w:pPr>
      <w:r w:rsidRPr="002D537B">
        <w:rPr>
          <w:rFonts w:ascii="Arial" w:hAnsi="Arial" w:cs="Arial"/>
          <w:sz w:val="22"/>
          <w:szCs w:val="22"/>
          <w:shd w:val="clear" w:color="auto" w:fill="FFFFFF"/>
        </w:rPr>
        <w:t>Image formats like JPEG 2000, JPEG XR, and WebP often provide better compression than PNG or JPEG, which means faster downloads and less data consumption.</w:t>
      </w:r>
      <w:r>
        <w:rPr>
          <w:rFonts w:ascii="Arial" w:hAnsi="Arial" w:cs="Arial"/>
          <w:sz w:val="22"/>
          <w:szCs w:val="22"/>
          <w:shd w:val="clear" w:color="auto" w:fill="FFFFFF"/>
        </w:rPr>
        <w:t xml:space="preserve"> </w:t>
      </w:r>
      <w:r w:rsidR="00177797" w:rsidRPr="002D537B">
        <w:rPr>
          <w:rFonts w:ascii="Arial" w:hAnsi="Arial" w:cs="Arial"/>
          <w:color w:val="24292E"/>
          <w:sz w:val="22"/>
          <w:szCs w:val="22"/>
        </w:rPr>
        <w:t>Loading</w:t>
      </w:r>
      <w:r w:rsidR="00177797" w:rsidRPr="00177797">
        <w:rPr>
          <w:rFonts w:ascii="Arial" w:hAnsi="Arial" w:cs="Arial"/>
          <w:color w:val="24292E"/>
          <w:sz w:val="22"/>
          <w:szCs w:val="22"/>
        </w:rPr>
        <w:t xml:space="preserve"> javascript files is the most time consuming activity. Files needed to be </w:t>
      </w:r>
      <w:r w:rsidR="00177797" w:rsidRPr="00177797">
        <w:rPr>
          <w:rStyle w:val="Strong"/>
          <w:rFonts w:ascii="Arial" w:hAnsi="Arial" w:cs="Arial"/>
          <w:color w:val="24292E"/>
          <w:sz w:val="22"/>
          <w:szCs w:val="22"/>
        </w:rPr>
        <w:t>minified and compressed</w:t>
      </w:r>
      <w:r w:rsidR="00177797" w:rsidRPr="00177797">
        <w:rPr>
          <w:rFonts w:ascii="Arial" w:hAnsi="Arial" w:cs="Arial"/>
          <w:color w:val="24292E"/>
          <w:sz w:val="22"/>
          <w:szCs w:val="22"/>
        </w:rPr>
        <w:t>. Another thing which affects the performance is </w:t>
      </w:r>
      <w:r w:rsidR="00177797" w:rsidRPr="00177797">
        <w:rPr>
          <w:rStyle w:val="Strong"/>
          <w:rFonts w:ascii="Arial" w:hAnsi="Arial" w:cs="Arial"/>
          <w:color w:val="24292E"/>
          <w:sz w:val="22"/>
          <w:szCs w:val="22"/>
        </w:rPr>
        <w:t>advertisement</w:t>
      </w:r>
      <w:r w:rsidR="00177797" w:rsidRPr="00177797">
        <w:rPr>
          <w:rFonts w:ascii="Arial" w:hAnsi="Arial" w:cs="Arial"/>
          <w:color w:val="24292E"/>
          <w:sz w:val="22"/>
          <w:szCs w:val="22"/>
        </w:rPr>
        <w:t> section from Google Add Services which is loading before loading of tasks from storage.</w:t>
      </w:r>
    </w:p>
    <w:p w:rsidR="00177797" w:rsidRPr="002D537B" w:rsidRDefault="00177797" w:rsidP="002D537B">
      <w:pPr>
        <w:pStyle w:val="NormalWeb"/>
        <w:shd w:val="clear" w:color="auto" w:fill="FFFFFF"/>
        <w:spacing w:before="0" w:beforeAutospacing="0" w:after="160" w:afterAutospacing="0"/>
        <w:rPr>
          <w:rFonts w:ascii="Arial" w:hAnsi="Arial" w:cs="Arial"/>
          <w:color w:val="24292E"/>
          <w:sz w:val="22"/>
          <w:szCs w:val="22"/>
        </w:rPr>
      </w:pPr>
      <w:r w:rsidRPr="00177797">
        <w:rPr>
          <w:rFonts w:ascii="Arial" w:hAnsi="Arial" w:cs="Arial"/>
          <w:color w:val="24292E"/>
          <w:sz w:val="22"/>
          <w:szCs w:val="22"/>
        </w:rPr>
        <w:t xml:space="preserve">Detailed </w:t>
      </w:r>
      <w:r w:rsidR="002D537B">
        <w:rPr>
          <w:rFonts w:ascii="Arial" w:hAnsi="Arial" w:cs="Arial"/>
          <w:color w:val="24292E"/>
          <w:sz w:val="22"/>
          <w:szCs w:val="22"/>
        </w:rPr>
        <w:t>performance</w:t>
      </w:r>
      <w:r w:rsidRPr="00177797">
        <w:rPr>
          <w:rFonts w:ascii="Arial" w:hAnsi="Arial" w:cs="Arial"/>
          <w:color w:val="24292E"/>
          <w:sz w:val="22"/>
          <w:szCs w:val="22"/>
        </w:rPr>
        <w:t xml:space="preserve"> results are shown in screenshots.</w:t>
      </w:r>
    </w:p>
    <w:p w:rsidR="00177797" w:rsidRDefault="00177797" w:rsidP="00183AE8">
      <w:pPr>
        <w:rPr>
          <w:rFonts w:ascii="Arial" w:hAnsi="Arial" w:cs="Arial"/>
          <w:b/>
          <w:u w:val="single"/>
        </w:rPr>
      </w:pPr>
      <w:r>
        <w:rPr>
          <w:rFonts w:ascii="Arial" w:hAnsi="Arial" w:cs="Arial"/>
          <w:b/>
          <w:noProof/>
          <w:u w:val="single"/>
        </w:rPr>
        <w:lastRenderedPageBreak/>
        <w:drawing>
          <wp:inline distT="0" distB="0" distL="0" distR="0">
            <wp:extent cx="6076950" cy="312076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076950" cy="3120767"/>
                    </a:xfrm>
                    <a:prstGeom prst="rect">
                      <a:avLst/>
                    </a:prstGeom>
                    <a:noFill/>
                    <a:ln w="9525">
                      <a:noFill/>
                      <a:miter lim="800000"/>
                      <a:headEnd/>
                      <a:tailEnd/>
                    </a:ln>
                  </pic:spPr>
                </pic:pic>
              </a:graphicData>
            </a:graphic>
          </wp:inline>
        </w:drawing>
      </w:r>
    </w:p>
    <w:p w:rsidR="002D537B" w:rsidRDefault="002D537B" w:rsidP="00183AE8">
      <w:pPr>
        <w:rPr>
          <w:rFonts w:ascii="Arial" w:hAnsi="Arial" w:cs="Arial"/>
          <w:b/>
          <w:u w:val="single"/>
        </w:rPr>
      </w:pPr>
    </w:p>
    <w:p w:rsidR="002D537B" w:rsidRDefault="002D537B" w:rsidP="00183AE8">
      <w:pPr>
        <w:rPr>
          <w:rFonts w:ascii="Arial" w:hAnsi="Arial" w:cs="Arial"/>
          <w:b/>
          <w:u w:val="single"/>
        </w:rPr>
      </w:pPr>
      <w:r>
        <w:rPr>
          <w:rFonts w:ascii="Arial" w:hAnsi="Arial" w:cs="Arial"/>
          <w:b/>
          <w:u w:val="single"/>
        </w:rPr>
        <w:t>Network performance:</w:t>
      </w:r>
    </w:p>
    <w:p w:rsidR="002D537B" w:rsidRPr="007B07A9" w:rsidRDefault="002D537B" w:rsidP="002D537B">
      <w:pPr>
        <w:numPr>
          <w:ilvl w:val="0"/>
          <w:numId w:val="17"/>
        </w:numPr>
        <w:shd w:val="clear" w:color="auto" w:fill="FFFFFF"/>
        <w:spacing w:before="100" w:beforeAutospacing="1" w:after="100" w:afterAutospacing="1" w:line="240" w:lineRule="auto"/>
        <w:ind w:left="0"/>
        <w:rPr>
          <w:rFonts w:ascii="Arial" w:eastAsia="Times New Roman" w:hAnsi="Arial" w:cs="Arial"/>
          <w:color w:val="172B4D"/>
        </w:rPr>
      </w:pPr>
      <w:r w:rsidRPr="007B07A9">
        <w:rPr>
          <w:rFonts w:ascii="Arial" w:eastAsia="Times New Roman" w:hAnsi="Arial" w:cs="Arial"/>
          <w:color w:val="172B4D"/>
        </w:rPr>
        <w:t xml:space="preserve">App size - </w:t>
      </w:r>
      <w:r>
        <w:rPr>
          <w:rFonts w:ascii="Arial" w:eastAsia="Times New Roman" w:hAnsi="Arial" w:cs="Arial"/>
          <w:color w:val="172B4D"/>
        </w:rPr>
        <w:t>63</w:t>
      </w:r>
      <w:r w:rsidRPr="007B07A9">
        <w:rPr>
          <w:rFonts w:ascii="Arial" w:eastAsia="Times New Roman" w:hAnsi="Arial" w:cs="Arial"/>
          <w:color w:val="172B4D"/>
        </w:rPr>
        <w:t>KB</w:t>
      </w:r>
    </w:p>
    <w:p w:rsidR="002D537B" w:rsidRPr="007B07A9" w:rsidRDefault="002D537B" w:rsidP="002D537B">
      <w:pPr>
        <w:numPr>
          <w:ilvl w:val="0"/>
          <w:numId w:val="17"/>
        </w:numPr>
        <w:shd w:val="clear" w:color="auto" w:fill="FFFFFF"/>
        <w:spacing w:after="0" w:line="240" w:lineRule="auto"/>
        <w:ind w:left="0"/>
        <w:rPr>
          <w:rFonts w:ascii="Arial" w:eastAsia="Times New Roman" w:hAnsi="Arial" w:cs="Arial"/>
          <w:color w:val="172B4D"/>
        </w:rPr>
      </w:pPr>
      <w:r w:rsidRPr="007B07A9">
        <w:rPr>
          <w:rFonts w:ascii="Arial" w:eastAsia="Times New Roman" w:hAnsi="Arial" w:cs="Arial"/>
          <w:color w:val="172B4D"/>
        </w:rPr>
        <w:t xml:space="preserve">Load time </w:t>
      </w:r>
      <w:r>
        <w:rPr>
          <w:rFonts w:ascii="Arial" w:eastAsia="Times New Roman" w:hAnsi="Arial" w:cs="Arial"/>
          <w:color w:val="172B4D"/>
        </w:rPr>
        <w:t>–</w:t>
      </w:r>
      <w:r w:rsidRPr="007B07A9">
        <w:rPr>
          <w:rFonts w:ascii="Arial" w:eastAsia="Times New Roman" w:hAnsi="Arial" w:cs="Arial"/>
          <w:color w:val="172B4D"/>
        </w:rPr>
        <w:t xml:space="preserve"> </w:t>
      </w:r>
      <w:r>
        <w:rPr>
          <w:rFonts w:ascii="Arial" w:eastAsia="Times New Roman" w:hAnsi="Arial" w:cs="Arial"/>
          <w:color w:val="172B4D"/>
        </w:rPr>
        <w:t>5.28 s</w:t>
      </w:r>
    </w:p>
    <w:p w:rsidR="002D537B" w:rsidRPr="007B07A9" w:rsidRDefault="002D537B" w:rsidP="002D537B">
      <w:pPr>
        <w:numPr>
          <w:ilvl w:val="0"/>
          <w:numId w:val="17"/>
        </w:numPr>
        <w:shd w:val="clear" w:color="auto" w:fill="FFFFFF"/>
        <w:spacing w:after="0" w:line="240" w:lineRule="auto"/>
        <w:ind w:left="0"/>
        <w:rPr>
          <w:rFonts w:ascii="Arial" w:eastAsia="Times New Roman" w:hAnsi="Arial" w:cs="Arial"/>
          <w:color w:val="172B4D"/>
        </w:rPr>
      </w:pPr>
      <w:r w:rsidRPr="007B07A9">
        <w:rPr>
          <w:rFonts w:ascii="Arial" w:eastAsia="Times New Roman" w:hAnsi="Arial" w:cs="Arial"/>
          <w:color w:val="172B4D"/>
        </w:rPr>
        <w:t xml:space="preserve">DOMContentLoaded </w:t>
      </w:r>
      <w:r>
        <w:rPr>
          <w:rFonts w:ascii="Arial" w:eastAsia="Times New Roman" w:hAnsi="Arial" w:cs="Arial"/>
          <w:color w:val="172B4D"/>
        </w:rPr>
        <w:t>–</w:t>
      </w:r>
      <w:r w:rsidRPr="007B07A9">
        <w:rPr>
          <w:rFonts w:ascii="Arial" w:eastAsia="Times New Roman" w:hAnsi="Arial" w:cs="Arial"/>
          <w:color w:val="172B4D"/>
        </w:rPr>
        <w:t xml:space="preserve"> </w:t>
      </w:r>
      <w:r>
        <w:rPr>
          <w:rFonts w:ascii="Arial" w:eastAsia="Times New Roman" w:hAnsi="Arial" w:cs="Arial"/>
          <w:color w:val="172B4D"/>
        </w:rPr>
        <w:t xml:space="preserve">1.59 </w:t>
      </w:r>
      <w:r w:rsidRPr="007B07A9">
        <w:rPr>
          <w:rFonts w:ascii="Arial" w:eastAsia="Times New Roman" w:hAnsi="Arial" w:cs="Arial"/>
          <w:color w:val="172B4D"/>
        </w:rPr>
        <w:t>s</w:t>
      </w:r>
    </w:p>
    <w:p w:rsidR="002D537B" w:rsidRDefault="002D537B" w:rsidP="00183AE8">
      <w:pPr>
        <w:rPr>
          <w:rFonts w:ascii="Arial" w:hAnsi="Arial" w:cs="Arial"/>
          <w:b/>
          <w:u w:val="single"/>
        </w:rPr>
      </w:pPr>
    </w:p>
    <w:p w:rsidR="002D537B" w:rsidRDefault="002D537B" w:rsidP="00183AE8">
      <w:pPr>
        <w:rPr>
          <w:rFonts w:ascii="Arial" w:hAnsi="Arial" w:cs="Arial"/>
          <w:b/>
          <w:u w:val="single"/>
        </w:rPr>
      </w:pPr>
      <w:r>
        <w:rPr>
          <w:rFonts w:ascii="Arial" w:hAnsi="Arial" w:cs="Arial"/>
          <w:b/>
          <w:noProof/>
          <w:u w:val="single"/>
        </w:rPr>
        <w:drawing>
          <wp:inline distT="0" distB="0" distL="0" distR="0">
            <wp:extent cx="5943600" cy="3052286"/>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5943600" cy="3052286"/>
                    </a:xfrm>
                    <a:prstGeom prst="rect">
                      <a:avLst/>
                    </a:prstGeom>
                    <a:noFill/>
                    <a:ln w="9525">
                      <a:noFill/>
                      <a:miter lim="800000"/>
                      <a:headEnd/>
                      <a:tailEnd/>
                    </a:ln>
                  </pic:spPr>
                </pic:pic>
              </a:graphicData>
            </a:graphic>
          </wp:inline>
        </w:drawing>
      </w:r>
    </w:p>
    <w:p w:rsidR="00482082" w:rsidRDefault="00482082" w:rsidP="00211FAD">
      <w:pPr>
        <w:shd w:val="clear" w:color="auto" w:fill="FFFFFF"/>
        <w:spacing w:before="200" w:after="0" w:line="240" w:lineRule="auto"/>
        <w:outlineLvl w:val="2"/>
        <w:rPr>
          <w:rFonts w:ascii="Arial" w:hAnsi="Arial" w:cs="Arial"/>
          <w:b/>
          <w:u w:val="single"/>
        </w:rPr>
      </w:pPr>
    </w:p>
    <w:p w:rsidR="00211FAD" w:rsidRPr="00211FAD" w:rsidRDefault="00211FAD" w:rsidP="00211FAD">
      <w:pPr>
        <w:shd w:val="clear" w:color="auto" w:fill="FFFFFF"/>
        <w:spacing w:before="200" w:after="0" w:line="240" w:lineRule="auto"/>
        <w:outlineLvl w:val="2"/>
        <w:rPr>
          <w:rFonts w:ascii="Arial" w:eastAsia="Times New Roman" w:hAnsi="Arial" w:cs="Arial"/>
          <w:b/>
          <w:color w:val="172B4D"/>
          <w:spacing w:val="-1"/>
          <w:sz w:val="28"/>
          <w:szCs w:val="28"/>
          <w:u w:val="single"/>
        </w:rPr>
      </w:pPr>
      <w:r w:rsidRPr="00211FAD">
        <w:rPr>
          <w:rFonts w:ascii="Arial" w:eastAsia="Times New Roman" w:hAnsi="Arial" w:cs="Arial"/>
          <w:b/>
          <w:color w:val="172B4D"/>
          <w:spacing w:val="-1"/>
          <w:sz w:val="28"/>
          <w:szCs w:val="28"/>
          <w:u w:val="single"/>
        </w:rPr>
        <w:lastRenderedPageBreak/>
        <w:t>Overall comparison</w:t>
      </w:r>
      <w:r>
        <w:rPr>
          <w:rFonts w:ascii="Arial" w:eastAsia="Times New Roman" w:hAnsi="Arial" w:cs="Arial"/>
          <w:b/>
          <w:color w:val="172B4D"/>
          <w:spacing w:val="-1"/>
          <w:sz w:val="28"/>
          <w:szCs w:val="28"/>
          <w:u w:val="single"/>
        </w:rPr>
        <w:t>:</w:t>
      </w:r>
    </w:p>
    <w:p w:rsidR="00211FAD" w:rsidRDefault="00211FAD" w:rsidP="00211FAD">
      <w:pPr>
        <w:shd w:val="clear" w:color="auto" w:fill="FFFFFF"/>
        <w:spacing w:before="100" w:beforeAutospacing="1" w:after="100" w:afterAutospacing="1" w:line="240" w:lineRule="auto"/>
        <w:ind w:left="-360" w:firstLine="360"/>
        <w:rPr>
          <w:rFonts w:ascii="Arial" w:eastAsia="Times New Roman" w:hAnsi="Arial" w:cs="Arial"/>
          <w:b/>
          <w:color w:val="172B4D"/>
        </w:rPr>
      </w:pPr>
      <w:r w:rsidRPr="00211FAD">
        <w:rPr>
          <w:rFonts w:ascii="Arial" w:eastAsia="Times New Roman" w:hAnsi="Arial" w:cs="Arial"/>
          <w:b/>
          <w:color w:val="172B4D"/>
        </w:rPr>
        <w:t>ToDo App:</w:t>
      </w:r>
    </w:p>
    <w:p w:rsidR="00211FAD" w:rsidRPr="00211FAD" w:rsidRDefault="00211FAD" w:rsidP="00211FAD">
      <w:pPr>
        <w:pStyle w:val="ListParagraph"/>
        <w:numPr>
          <w:ilvl w:val="0"/>
          <w:numId w:val="20"/>
        </w:numPr>
        <w:shd w:val="clear" w:color="auto" w:fill="FFFFFF"/>
        <w:spacing w:before="100" w:beforeAutospacing="1" w:after="100" w:afterAutospacing="1" w:line="240" w:lineRule="auto"/>
        <w:rPr>
          <w:rFonts w:ascii="Arial" w:eastAsia="Times New Roman" w:hAnsi="Arial" w:cs="Arial"/>
          <w:b/>
          <w:color w:val="172B4D"/>
        </w:rPr>
      </w:pPr>
      <w:r w:rsidRPr="00211FAD">
        <w:rPr>
          <w:rFonts w:ascii="Arial" w:eastAsia="Times New Roman" w:hAnsi="Arial" w:cs="Arial"/>
          <w:color w:val="172B4D"/>
        </w:rPr>
        <w:t>App size - 50KB</w:t>
      </w:r>
    </w:p>
    <w:p w:rsidR="00211FAD" w:rsidRPr="00211FAD" w:rsidRDefault="00211FAD" w:rsidP="00211FAD">
      <w:pPr>
        <w:pStyle w:val="ListParagraph"/>
        <w:numPr>
          <w:ilvl w:val="0"/>
          <w:numId w:val="20"/>
        </w:numPr>
        <w:shd w:val="clear" w:color="auto" w:fill="FFFFFF"/>
        <w:spacing w:before="100" w:beforeAutospacing="1" w:after="100" w:afterAutospacing="1" w:line="240" w:lineRule="auto"/>
        <w:rPr>
          <w:rFonts w:ascii="Arial" w:eastAsia="Times New Roman" w:hAnsi="Arial" w:cs="Arial"/>
          <w:b/>
          <w:color w:val="172B4D"/>
        </w:rPr>
      </w:pPr>
      <w:r w:rsidRPr="00211FAD">
        <w:rPr>
          <w:rFonts w:ascii="Arial" w:eastAsia="Times New Roman" w:hAnsi="Arial" w:cs="Arial"/>
          <w:color w:val="172B4D"/>
        </w:rPr>
        <w:t>Load time - 35ms - 50ms</w:t>
      </w:r>
    </w:p>
    <w:p w:rsidR="00211FAD" w:rsidRPr="00211FAD" w:rsidRDefault="00211FAD" w:rsidP="00211FAD">
      <w:pPr>
        <w:pStyle w:val="ListParagraph"/>
        <w:numPr>
          <w:ilvl w:val="0"/>
          <w:numId w:val="20"/>
        </w:numPr>
        <w:shd w:val="clear" w:color="auto" w:fill="FFFFFF"/>
        <w:spacing w:before="100" w:beforeAutospacing="1" w:after="100" w:afterAutospacing="1" w:line="240" w:lineRule="auto"/>
        <w:rPr>
          <w:rFonts w:ascii="Arial" w:eastAsia="Times New Roman" w:hAnsi="Arial" w:cs="Arial"/>
          <w:b/>
          <w:color w:val="172B4D"/>
        </w:rPr>
      </w:pPr>
      <w:r w:rsidRPr="00211FAD">
        <w:rPr>
          <w:rFonts w:ascii="Arial" w:eastAsia="Times New Roman" w:hAnsi="Arial" w:cs="Arial"/>
          <w:color w:val="172B4D"/>
        </w:rPr>
        <w:t>DOMContentLoaded - 47 ms</w:t>
      </w:r>
    </w:p>
    <w:p w:rsidR="00211FAD" w:rsidRPr="00211FAD" w:rsidRDefault="00211FAD" w:rsidP="00211FAD">
      <w:pPr>
        <w:shd w:val="clear" w:color="auto" w:fill="FFFFFF"/>
        <w:spacing w:before="100" w:beforeAutospacing="1" w:after="100" w:afterAutospacing="1" w:line="240" w:lineRule="auto"/>
        <w:rPr>
          <w:rFonts w:ascii="Arial" w:eastAsia="Times New Roman" w:hAnsi="Arial" w:cs="Arial"/>
          <w:b/>
          <w:color w:val="172B4D"/>
        </w:rPr>
      </w:pPr>
      <w:r w:rsidRPr="00211FAD">
        <w:rPr>
          <w:rFonts w:ascii="Arial" w:eastAsia="Times New Roman" w:hAnsi="Arial" w:cs="Arial"/>
          <w:b/>
          <w:color w:val="172B4D"/>
        </w:rPr>
        <w:t>Competitor App:</w:t>
      </w:r>
    </w:p>
    <w:p w:rsidR="00211FAD" w:rsidRPr="00211FAD" w:rsidRDefault="00211FAD" w:rsidP="00211FAD">
      <w:pPr>
        <w:pStyle w:val="ListParagraph"/>
        <w:numPr>
          <w:ilvl w:val="0"/>
          <w:numId w:val="21"/>
        </w:numPr>
        <w:shd w:val="clear" w:color="auto" w:fill="FFFFFF"/>
        <w:spacing w:before="100" w:beforeAutospacing="1" w:after="100" w:afterAutospacing="1" w:line="240" w:lineRule="auto"/>
        <w:ind w:left="360"/>
        <w:rPr>
          <w:rFonts w:ascii="Arial" w:eastAsia="Times New Roman" w:hAnsi="Arial" w:cs="Arial"/>
          <w:color w:val="172B4D"/>
        </w:rPr>
      </w:pPr>
      <w:r w:rsidRPr="00211FAD">
        <w:rPr>
          <w:rFonts w:ascii="Arial" w:eastAsia="Times New Roman" w:hAnsi="Arial" w:cs="Arial"/>
          <w:color w:val="172B4D"/>
        </w:rPr>
        <w:t>App size - 63KB</w:t>
      </w:r>
    </w:p>
    <w:p w:rsidR="00211FAD" w:rsidRPr="00211FAD" w:rsidRDefault="00211FAD" w:rsidP="00211FAD">
      <w:pPr>
        <w:pStyle w:val="ListParagraph"/>
        <w:numPr>
          <w:ilvl w:val="0"/>
          <w:numId w:val="21"/>
        </w:numPr>
        <w:shd w:val="clear" w:color="auto" w:fill="FFFFFF"/>
        <w:spacing w:before="100" w:beforeAutospacing="1" w:after="100" w:afterAutospacing="1" w:line="240" w:lineRule="auto"/>
        <w:ind w:left="360"/>
        <w:rPr>
          <w:rFonts w:ascii="Arial" w:eastAsia="Times New Roman" w:hAnsi="Arial" w:cs="Arial"/>
          <w:color w:val="172B4D"/>
        </w:rPr>
      </w:pPr>
      <w:r w:rsidRPr="00211FAD">
        <w:rPr>
          <w:rFonts w:ascii="Arial" w:eastAsia="Times New Roman" w:hAnsi="Arial" w:cs="Arial"/>
          <w:color w:val="172B4D"/>
        </w:rPr>
        <w:t>Load time – 5.28 s</w:t>
      </w:r>
    </w:p>
    <w:p w:rsidR="00211FAD" w:rsidRDefault="00211FAD" w:rsidP="00211FAD">
      <w:pPr>
        <w:pStyle w:val="ListParagraph"/>
        <w:numPr>
          <w:ilvl w:val="0"/>
          <w:numId w:val="21"/>
        </w:numPr>
        <w:shd w:val="clear" w:color="auto" w:fill="FFFFFF"/>
        <w:spacing w:before="100" w:beforeAutospacing="1" w:after="100" w:afterAutospacing="1" w:line="240" w:lineRule="auto"/>
        <w:ind w:left="360"/>
        <w:rPr>
          <w:rFonts w:ascii="Arial" w:eastAsia="Times New Roman" w:hAnsi="Arial" w:cs="Arial"/>
          <w:color w:val="172B4D"/>
        </w:rPr>
      </w:pPr>
      <w:r w:rsidRPr="00211FAD">
        <w:rPr>
          <w:rFonts w:ascii="Arial" w:eastAsia="Times New Roman" w:hAnsi="Arial" w:cs="Arial"/>
          <w:color w:val="172B4D"/>
        </w:rPr>
        <w:t>DOMContentLoaded – 1.59 s</w:t>
      </w:r>
    </w:p>
    <w:p w:rsidR="00211FAD" w:rsidRPr="00211FAD" w:rsidRDefault="00211FAD" w:rsidP="00211FAD">
      <w:pPr>
        <w:shd w:val="clear" w:color="auto" w:fill="FFFFFF"/>
        <w:spacing w:before="100" w:beforeAutospacing="1" w:after="100" w:afterAutospacing="1" w:line="240" w:lineRule="auto"/>
        <w:rPr>
          <w:rFonts w:ascii="Arial" w:eastAsia="Times New Roman" w:hAnsi="Arial" w:cs="Arial"/>
          <w:color w:val="172B4D"/>
        </w:rPr>
      </w:pPr>
      <w:r w:rsidRPr="00211FAD">
        <w:rPr>
          <w:rFonts w:ascii="Arial" w:hAnsi="Arial" w:cs="Arial"/>
          <w:color w:val="172B4D"/>
          <w:shd w:val="clear" w:color="auto" w:fill="FFFFFF"/>
        </w:rPr>
        <w:t>As per above results it can be observed that the competitor app loads significantly slower, allocates more memory, and remains slow and inefficient when adding new todos and operating with its lists and their data.</w:t>
      </w:r>
    </w:p>
    <w:p w:rsidR="00211FAD" w:rsidRDefault="00482082" w:rsidP="00482082">
      <w:pPr>
        <w:shd w:val="clear" w:color="auto" w:fill="FFFFFF"/>
        <w:spacing w:before="60" w:after="100" w:afterAutospacing="1" w:line="240" w:lineRule="auto"/>
        <w:rPr>
          <w:rFonts w:ascii="Arial" w:eastAsia="Times New Roman" w:hAnsi="Arial" w:cs="Arial"/>
          <w:color w:val="24292E"/>
        </w:rPr>
      </w:pPr>
      <w:r>
        <w:rPr>
          <w:rFonts w:ascii="Arial" w:eastAsia="Times New Roman" w:hAnsi="Arial" w:cs="Arial"/>
          <w:color w:val="24292E"/>
        </w:rPr>
        <w:t>Our app:</w:t>
      </w:r>
    </w:p>
    <w:p w:rsidR="00482082" w:rsidRPr="00482082" w:rsidRDefault="00482082" w:rsidP="00482082">
      <w:pPr>
        <w:pStyle w:val="Heading2"/>
        <w:rPr>
          <w:rFonts w:ascii="Arial" w:hAnsi="Arial" w:cs="Arial"/>
          <w:b w:val="0"/>
          <w:color w:val="000000"/>
          <w:sz w:val="22"/>
          <w:szCs w:val="22"/>
        </w:rPr>
      </w:pPr>
      <w:r w:rsidRPr="00482082">
        <w:rPr>
          <w:rFonts w:ascii="Arial" w:hAnsi="Arial" w:cs="Arial"/>
          <w:b w:val="0"/>
          <w:color w:val="000000"/>
          <w:sz w:val="22"/>
          <w:szCs w:val="22"/>
        </w:rPr>
        <w:t>Pros (+)</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Simple design</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Basic functionality, easy to understand for a user</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Based on MVC model, which is easy to read and develop</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Low data transfer</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Low memory consumption</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Clean and readable code</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Page loads fast, because it based only on html, css and vanilla.js technologies</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Page doesn’t need a large amount of memory, because it doesn’t require any media files</w:t>
      </w:r>
    </w:p>
    <w:p w:rsidR="00482082" w:rsidRPr="00482082" w:rsidRDefault="00482082" w:rsidP="00482082">
      <w:pPr>
        <w:numPr>
          <w:ilvl w:val="0"/>
          <w:numId w:val="24"/>
        </w:numPr>
        <w:spacing w:before="100" w:beforeAutospacing="1" w:after="100" w:afterAutospacing="1" w:line="240" w:lineRule="auto"/>
        <w:rPr>
          <w:rFonts w:ascii="Arial" w:hAnsi="Arial" w:cs="Arial"/>
          <w:color w:val="000000"/>
        </w:rPr>
      </w:pPr>
      <w:r w:rsidRPr="00482082">
        <w:rPr>
          <w:rFonts w:ascii="Arial" w:hAnsi="Arial" w:cs="Arial"/>
          <w:color w:val="000000"/>
        </w:rPr>
        <w:t>Application is simple, without any heavy fonts, animations or complicated styles to be load</w:t>
      </w:r>
    </w:p>
    <w:p w:rsidR="00482082" w:rsidRPr="00482082" w:rsidRDefault="00482082" w:rsidP="00482082">
      <w:pPr>
        <w:pStyle w:val="Heading2"/>
        <w:rPr>
          <w:rFonts w:ascii="Arial" w:hAnsi="Arial" w:cs="Arial"/>
          <w:b w:val="0"/>
          <w:color w:val="000000"/>
          <w:sz w:val="22"/>
          <w:szCs w:val="22"/>
        </w:rPr>
      </w:pPr>
      <w:r w:rsidRPr="00482082">
        <w:rPr>
          <w:rFonts w:ascii="Arial" w:hAnsi="Arial" w:cs="Arial"/>
          <w:b w:val="0"/>
          <w:color w:val="000000"/>
          <w:sz w:val="22"/>
          <w:szCs w:val="22"/>
        </w:rPr>
        <w:t>Cons (-)</w:t>
      </w:r>
    </w:p>
    <w:p w:rsidR="00482082" w:rsidRPr="00482082" w:rsidRDefault="00482082" w:rsidP="00482082">
      <w:pPr>
        <w:numPr>
          <w:ilvl w:val="0"/>
          <w:numId w:val="25"/>
        </w:numPr>
        <w:spacing w:before="100" w:beforeAutospacing="1" w:after="100" w:afterAutospacing="1" w:line="240" w:lineRule="auto"/>
        <w:rPr>
          <w:rFonts w:ascii="Arial" w:hAnsi="Arial" w:cs="Arial"/>
          <w:color w:val="000000"/>
        </w:rPr>
      </w:pPr>
      <w:r w:rsidRPr="00482082">
        <w:rPr>
          <w:rFonts w:ascii="Arial" w:hAnsi="Arial" w:cs="Arial"/>
          <w:color w:val="000000"/>
        </w:rPr>
        <w:t>Limited functionality</w:t>
      </w:r>
    </w:p>
    <w:p w:rsidR="00482082" w:rsidRDefault="00482082" w:rsidP="00482082">
      <w:pPr>
        <w:numPr>
          <w:ilvl w:val="0"/>
          <w:numId w:val="25"/>
        </w:numPr>
        <w:spacing w:before="100" w:beforeAutospacing="1" w:after="100" w:afterAutospacing="1" w:line="240" w:lineRule="auto"/>
        <w:rPr>
          <w:rFonts w:ascii="Arial" w:hAnsi="Arial" w:cs="Arial"/>
          <w:color w:val="000000"/>
        </w:rPr>
      </w:pPr>
      <w:r w:rsidRPr="00482082">
        <w:rPr>
          <w:rFonts w:ascii="Arial" w:hAnsi="Arial" w:cs="Arial"/>
          <w:color w:val="000000"/>
        </w:rPr>
        <w:t>Only local storage in use, not possible to save the data for longer period of time</w:t>
      </w:r>
    </w:p>
    <w:p w:rsidR="00482082" w:rsidRDefault="00482082" w:rsidP="00482082">
      <w:pPr>
        <w:spacing w:before="100" w:beforeAutospacing="1" w:after="100" w:afterAutospacing="1" w:line="240" w:lineRule="auto"/>
        <w:rPr>
          <w:rFonts w:ascii="Arial" w:hAnsi="Arial" w:cs="Arial"/>
          <w:color w:val="000000"/>
        </w:rPr>
      </w:pPr>
      <w:r>
        <w:rPr>
          <w:rFonts w:ascii="Arial" w:hAnsi="Arial" w:cs="Arial"/>
          <w:color w:val="000000"/>
        </w:rPr>
        <w:t>Competitor App:</w:t>
      </w:r>
    </w:p>
    <w:p w:rsidR="00482082" w:rsidRPr="00482082" w:rsidRDefault="00482082" w:rsidP="00482082">
      <w:pPr>
        <w:pStyle w:val="Heading2"/>
        <w:rPr>
          <w:rFonts w:ascii="Arial" w:hAnsi="Arial" w:cs="Arial"/>
          <w:b w:val="0"/>
          <w:color w:val="000000"/>
          <w:sz w:val="22"/>
          <w:szCs w:val="22"/>
        </w:rPr>
      </w:pPr>
      <w:r w:rsidRPr="00482082">
        <w:rPr>
          <w:rFonts w:ascii="Arial" w:hAnsi="Arial" w:cs="Arial"/>
          <w:b w:val="0"/>
          <w:color w:val="000000"/>
          <w:sz w:val="22"/>
          <w:szCs w:val="22"/>
        </w:rPr>
        <w:t>Pros (+)</w:t>
      </w:r>
    </w:p>
    <w:p w:rsidR="00482082" w:rsidRPr="00482082" w:rsidRDefault="00482082" w:rsidP="00482082">
      <w:pPr>
        <w:numPr>
          <w:ilvl w:val="0"/>
          <w:numId w:val="26"/>
        </w:numPr>
        <w:spacing w:before="100" w:beforeAutospacing="1" w:after="100" w:afterAutospacing="1" w:line="240" w:lineRule="auto"/>
        <w:rPr>
          <w:rFonts w:ascii="Arial" w:hAnsi="Arial" w:cs="Arial"/>
          <w:color w:val="000000"/>
        </w:rPr>
      </w:pPr>
      <w:r w:rsidRPr="00482082">
        <w:rPr>
          <w:rFonts w:ascii="Arial" w:hAnsi="Arial" w:cs="Arial"/>
          <w:color w:val="000000"/>
        </w:rPr>
        <w:t>Many functionalities</w:t>
      </w:r>
    </w:p>
    <w:p w:rsidR="00482082" w:rsidRPr="00482082" w:rsidRDefault="00482082" w:rsidP="00482082">
      <w:pPr>
        <w:numPr>
          <w:ilvl w:val="0"/>
          <w:numId w:val="26"/>
        </w:numPr>
        <w:spacing w:before="100" w:beforeAutospacing="1" w:after="100" w:afterAutospacing="1" w:line="240" w:lineRule="auto"/>
        <w:rPr>
          <w:rFonts w:ascii="Arial" w:hAnsi="Arial" w:cs="Arial"/>
          <w:color w:val="000000"/>
        </w:rPr>
      </w:pPr>
      <w:r w:rsidRPr="00482082">
        <w:rPr>
          <w:rFonts w:ascii="Arial" w:hAnsi="Arial" w:cs="Arial"/>
          <w:color w:val="000000"/>
        </w:rPr>
        <w:t>The data can be saved locally and remotely, after regestration</w:t>
      </w:r>
    </w:p>
    <w:p w:rsidR="00482082" w:rsidRPr="00482082" w:rsidRDefault="00482082" w:rsidP="00482082">
      <w:pPr>
        <w:pStyle w:val="Heading2"/>
        <w:rPr>
          <w:rFonts w:ascii="Arial" w:hAnsi="Arial" w:cs="Arial"/>
          <w:b w:val="0"/>
          <w:color w:val="000000"/>
          <w:sz w:val="22"/>
          <w:szCs w:val="22"/>
        </w:rPr>
      </w:pPr>
      <w:r w:rsidRPr="00482082">
        <w:rPr>
          <w:rFonts w:ascii="Arial" w:hAnsi="Arial" w:cs="Arial"/>
          <w:b w:val="0"/>
          <w:color w:val="000000"/>
          <w:sz w:val="22"/>
          <w:szCs w:val="22"/>
        </w:rPr>
        <w:t>Cons (-)</w:t>
      </w:r>
    </w:p>
    <w:p w:rsidR="00482082" w:rsidRPr="00482082" w:rsidRDefault="00482082" w:rsidP="00482082">
      <w:pPr>
        <w:numPr>
          <w:ilvl w:val="0"/>
          <w:numId w:val="27"/>
        </w:numPr>
        <w:spacing w:before="100" w:beforeAutospacing="1" w:after="100" w:afterAutospacing="1" w:line="240" w:lineRule="auto"/>
        <w:rPr>
          <w:rFonts w:ascii="Arial" w:hAnsi="Arial" w:cs="Arial"/>
          <w:color w:val="000000"/>
        </w:rPr>
      </w:pPr>
      <w:r w:rsidRPr="00482082">
        <w:rPr>
          <w:rFonts w:ascii="Arial" w:hAnsi="Arial" w:cs="Arial"/>
          <w:color w:val="000000"/>
        </w:rPr>
        <w:t>Very slow loading time</w:t>
      </w:r>
    </w:p>
    <w:p w:rsidR="00482082" w:rsidRPr="00482082" w:rsidRDefault="00482082" w:rsidP="00482082">
      <w:pPr>
        <w:numPr>
          <w:ilvl w:val="0"/>
          <w:numId w:val="27"/>
        </w:numPr>
        <w:spacing w:before="100" w:beforeAutospacing="1" w:after="100" w:afterAutospacing="1" w:line="240" w:lineRule="auto"/>
        <w:rPr>
          <w:rFonts w:ascii="Arial" w:hAnsi="Arial" w:cs="Arial"/>
          <w:color w:val="000000"/>
        </w:rPr>
      </w:pPr>
      <w:r w:rsidRPr="00482082">
        <w:rPr>
          <w:rFonts w:ascii="Arial" w:hAnsi="Arial" w:cs="Arial"/>
          <w:color w:val="000000"/>
        </w:rPr>
        <w:lastRenderedPageBreak/>
        <w:t>Memory consumption</w:t>
      </w:r>
    </w:p>
    <w:p w:rsidR="00482082" w:rsidRPr="00482082" w:rsidRDefault="00482082" w:rsidP="00482082">
      <w:pPr>
        <w:numPr>
          <w:ilvl w:val="0"/>
          <w:numId w:val="27"/>
        </w:numPr>
        <w:spacing w:before="100" w:beforeAutospacing="1" w:after="100" w:afterAutospacing="1" w:line="240" w:lineRule="auto"/>
        <w:rPr>
          <w:rFonts w:ascii="Arial" w:hAnsi="Arial" w:cs="Arial"/>
          <w:color w:val="000000"/>
        </w:rPr>
      </w:pPr>
      <w:r w:rsidRPr="00482082">
        <w:rPr>
          <w:rFonts w:ascii="Arial" w:hAnsi="Arial" w:cs="Arial"/>
          <w:color w:val="000000"/>
        </w:rPr>
        <w:t>Google Ads delay loading and increases data transfer</w:t>
      </w:r>
    </w:p>
    <w:p w:rsidR="00482082" w:rsidRPr="00482082" w:rsidRDefault="00482082" w:rsidP="00482082">
      <w:pPr>
        <w:numPr>
          <w:ilvl w:val="0"/>
          <w:numId w:val="27"/>
        </w:numPr>
        <w:spacing w:before="100" w:beforeAutospacing="1" w:after="100" w:afterAutospacing="1" w:line="240" w:lineRule="auto"/>
        <w:rPr>
          <w:rFonts w:ascii="Arial" w:hAnsi="Arial" w:cs="Arial"/>
          <w:color w:val="000000"/>
        </w:rPr>
      </w:pPr>
      <w:r w:rsidRPr="00482082">
        <w:rPr>
          <w:rFonts w:ascii="Arial" w:hAnsi="Arial" w:cs="Arial"/>
          <w:color w:val="000000"/>
        </w:rPr>
        <w:t>Code isn't well organized</w:t>
      </w:r>
    </w:p>
    <w:p w:rsidR="00482082" w:rsidRPr="00482082" w:rsidRDefault="00482082" w:rsidP="00482082">
      <w:pPr>
        <w:numPr>
          <w:ilvl w:val="0"/>
          <w:numId w:val="27"/>
        </w:numPr>
        <w:spacing w:before="100" w:beforeAutospacing="1" w:after="100" w:afterAutospacing="1" w:line="240" w:lineRule="auto"/>
        <w:rPr>
          <w:rFonts w:ascii="Arial" w:hAnsi="Arial" w:cs="Arial"/>
          <w:color w:val="000000"/>
        </w:rPr>
      </w:pPr>
      <w:r w:rsidRPr="00482082">
        <w:rPr>
          <w:rFonts w:ascii="Arial" w:hAnsi="Arial" w:cs="Arial"/>
          <w:color w:val="000000"/>
        </w:rPr>
        <w:t>To many variables decleared globaly</w:t>
      </w:r>
    </w:p>
    <w:p w:rsidR="00482082" w:rsidRPr="00482082" w:rsidRDefault="00482082" w:rsidP="00482082">
      <w:pPr>
        <w:spacing w:before="100" w:beforeAutospacing="1" w:after="100" w:afterAutospacing="1" w:line="240" w:lineRule="auto"/>
        <w:rPr>
          <w:rFonts w:ascii="Arial" w:hAnsi="Arial" w:cs="Arial"/>
          <w:color w:val="000000"/>
        </w:rPr>
      </w:pPr>
    </w:p>
    <w:p w:rsidR="00482082" w:rsidRPr="00211FAD" w:rsidRDefault="00482082" w:rsidP="00482082">
      <w:pPr>
        <w:shd w:val="clear" w:color="auto" w:fill="FFFFFF"/>
        <w:spacing w:before="60" w:after="100" w:afterAutospacing="1" w:line="240" w:lineRule="auto"/>
        <w:rPr>
          <w:rFonts w:ascii="Arial" w:eastAsia="Times New Roman" w:hAnsi="Arial" w:cs="Arial"/>
          <w:color w:val="24292E"/>
        </w:rPr>
      </w:pPr>
    </w:p>
    <w:p w:rsidR="00211FAD" w:rsidRPr="00211FAD" w:rsidRDefault="00211FAD" w:rsidP="00211FAD">
      <w:pPr>
        <w:shd w:val="clear" w:color="auto" w:fill="FFFFFF"/>
        <w:spacing w:after="0" w:line="240" w:lineRule="auto"/>
        <w:rPr>
          <w:rFonts w:ascii="Arial" w:eastAsia="Times New Roman" w:hAnsi="Arial" w:cs="Arial"/>
          <w:color w:val="172B4D"/>
        </w:rPr>
      </w:pPr>
    </w:p>
    <w:sectPr w:rsidR="00211FAD" w:rsidRPr="00211FAD" w:rsidSect="001B7B45">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77A32" w:rsidRDefault="00377A32" w:rsidP="00917F66">
      <w:pPr>
        <w:spacing w:after="0" w:line="240" w:lineRule="auto"/>
      </w:pPr>
      <w:r>
        <w:separator/>
      </w:r>
    </w:p>
  </w:endnote>
  <w:endnote w:type="continuationSeparator" w:id="0">
    <w:p w:rsidR="00377A32" w:rsidRDefault="00377A32" w:rsidP="00917F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667110"/>
      <w:docPartObj>
        <w:docPartGallery w:val="Page Numbers (Bottom of Page)"/>
        <w:docPartUnique/>
      </w:docPartObj>
    </w:sdtPr>
    <w:sdtEndPr>
      <w:rPr>
        <w:spacing w:val="60"/>
      </w:rPr>
    </w:sdtEndPr>
    <w:sdtContent>
      <w:p w:rsidR="00917F66" w:rsidRDefault="00917F66">
        <w:pPr>
          <w:pStyle w:val="Footer"/>
          <w:pBdr>
            <w:top w:val="single" w:sz="4" w:space="1" w:color="D9D9D9" w:themeColor="background1" w:themeShade="D9"/>
          </w:pBdr>
          <w:rPr>
            <w:b/>
          </w:rPr>
        </w:pPr>
        <w:fldSimple w:instr=" PAGE   \* MERGEFORMAT ">
          <w:r w:rsidR="00EC01FD" w:rsidRPr="00EC01FD">
            <w:rPr>
              <w:b/>
              <w:noProof/>
            </w:rPr>
            <w:t>12</w:t>
          </w:r>
        </w:fldSimple>
        <w:r>
          <w:rPr>
            <w:b/>
          </w:rPr>
          <w:t xml:space="preserve"> | </w:t>
        </w:r>
        <w:r>
          <w:rPr>
            <w:color w:val="7F7F7F" w:themeColor="background1" w:themeShade="7F"/>
            <w:spacing w:val="60"/>
          </w:rPr>
          <w:t>Page</w:t>
        </w:r>
      </w:p>
    </w:sdtContent>
  </w:sdt>
  <w:p w:rsidR="00917F66" w:rsidRDefault="00917F6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77A32" w:rsidRDefault="00377A32" w:rsidP="00917F66">
      <w:pPr>
        <w:spacing w:after="0" w:line="240" w:lineRule="auto"/>
      </w:pPr>
      <w:r>
        <w:separator/>
      </w:r>
    </w:p>
  </w:footnote>
  <w:footnote w:type="continuationSeparator" w:id="0">
    <w:p w:rsidR="00377A32" w:rsidRDefault="00377A32" w:rsidP="00917F6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53F87"/>
    <w:multiLevelType w:val="multilevel"/>
    <w:tmpl w:val="9E6E9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8A6C2B"/>
    <w:multiLevelType w:val="multilevel"/>
    <w:tmpl w:val="F59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FC5AB0"/>
    <w:multiLevelType w:val="multilevel"/>
    <w:tmpl w:val="CA56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0B537D"/>
    <w:multiLevelType w:val="multilevel"/>
    <w:tmpl w:val="336C0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1B0B22"/>
    <w:multiLevelType w:val="multilevel"/>
    <w:tmpl w:val="6CE4F77E"/>
    <w:lvl w:ilvl="0">
      <w:start w:val="1"/>
      <w:numFmt w:val="bullet"/>
      <w:lvlText w:val=""/>
      <w:lvlJc w:val="left"/>
      <w:pPr>
        <w:tabs>
          <w:tab w:val="num" w:pos="4680"/>
        </w:tabs>
        <w:ind w:left="4680" w:hanging="360"/>
      </w:pPr>
      <w:rPr>
        <w:rFonts w:ascii="Symbol" w:hAnsi="Symbol" w:hint="default"/>
        <w:sz w:val="20"/>
      </w:rPr>
    </w:lvl>
    <w:lvl w:ilvl="1" w:tentative="1">
      <w:start w:val="1"/>
      <w:numFmt w:val="bullet"/>
      <w:lvlText w:val=""/>
      <w:lvlJc w:val="left"/>
      <w:pPr>
        <w:tabs>
          <w:tab w:val="num" w:pos="5400"/>
        </w:tabs>
        <w:ind w:left="5400" w:hanging="360"/>
      </w:pPr>
      <w:rPr>
        <w:rFonts w:ascii="Symbol" w:hAnsi="Symbol" w:hint="default"/>
        <w:sz w:val="20"/>
      </w:rPr>
    </w:lvl>
    <w:lvl w:ilvl="2" w:tentative="1">
      <w:start w:val="1"/>
      <w:numFmt w:val="bullet"/>
      <w:lvlText w:val=""/>
      <w:lvlJc w:val="left"/>
      <w:pPr>
        <w:tabs>
          <w:tab w:val="num" w:pos="6120"/>
        </w:tabs>
        <w:ind w:left="6120" w:hanging="360"/>
      </w:pPr>
      <w:rPr>
        <w:rFonts w:ascii="Symbol" w:hAnsi="Symbol" w:hint="default"/>
        <w:sz w:val="20"/>
      </w:rPr>
    </w:lvl>
    <w:lvl w:ilvl="3" w:tentative="1">
      <w:start w:val="1"/>
      <w:numFmt w:val="bullet"/>
      <w:lvlText w:val=""/>
      <w:lvlJc w:val="left"/>
      <w:pPr>
        <w:tabs>
          <w:tab w:val="num" w:pos="6840"/>
        </w:tabs>
        <w:ind w:left="6840" w:hanging="360"/>
      </w:pPr>
      <w:rPr>
        <w:rFonts w:ascii="Symbol" w:hAnsi="Symbol" w:hint="default"/>
        <w:sz w:val="20"/>
      </w:rPr>
    </w:lvl>
    <w:lvl w:ilvl="4" w:tentative="1">
      <w:start w:val="1"/>
      <w:numFmt w:val="bullet"/>
      <w:lvlText w:val=""/>
      <w:lvlJc w:val="left"/>
      <w:pPr>
        <w:tabs>
          <w:tab w:val="num" w:pos="7560"/>
        </w:tabs>
        <w:ind w:left="7560" w:hanging="360"/>
      </w:pPr>
      <w:rPr>
        <w:rFonts w:ascii="Symbol" w:hAnsi="Symbol" w:hint="default"/>
        <w:sz w:val="20"/>
      </w:rPr>
    </w:lvl>
    <w:lvl w:ilvl="5" w:tentative="1">
      <w:start w:val="1"/>
      <w:numFmt w:val="bullet"/>
      <w:lvlText w:val=""/>
      <w:lvlJc w:val="left"/>
      <w:pPr>
        <w:tabs>
          <w:tab w:val="num" w:pos="8280"/>
        </w:tabs>
        <w:ind w:left="8280" w:hanging="360"/>
      </w:pPr>
      <w:rPr>
        <w:rFonts w:ascii="Symbol" w:hAnsi="Symbol" w:hint="default"/>
        <w:sz w:val="20"/>
      </w:rPr>
    </w:lvl>
    <w:lvl w:ilvl="6" w:tentative="1">
      <w:start w:val="1"/>
      <w:numFmt w:val="bullet"/>
      <w:lvlText w:val=""/>
      <w:lvlJc w:val="left"/>
      <w:pPr>
        <w:tabs>
          <w:tab w:val="num" w:pos="9000"/>
        </w:tabs>
        <w:ind w:left="9000" w:hanging="360"/>
      </w:pPr>
      <w:rPr>
        <w:rFonts w:ascii="Symbol" w:hAnsi="Symbol" w:hint="default"/>
        <w:sz w:val="20"/>
      </w:rPr>
    </w:lvl>
    <w:lvl w:ilvl="7" w:tentative="1">
      <w:start w:val="1"/>
      <w:numFmt w:val="bullet"/>
      <w:lvlText w:val=""/>
      <w:lvlJc w:val="left"/>
      <w:pPr>
        <w:tabs>
          <w:tab w:val="num" w:pos="9720"/>
        </w:tabs>
        <w:ind w:left="9720" w:hanging="360"/>
      </w:pPr>
      <w:rPr>
        <w:rFonts w:ascii="Symbol" w:hAnsi="Symbol" w:hint="default"/>
        <w:sz w:val="20"/>
      </w:rPr>
    </w:lvl>
    <w:lvl w:ilvl="8" w:tentative="1">
      <w:start w:val="1"/>
      <w:numFmt w:val="bullet"/>
      <w:lvlText w:val=""/>
      <w:lvlJc w:val="left"/>
      <w:pPr>
        <w:tabs>
          <w:tab w:val="num" w:pos="10440"/>
        </w:tabs>
        <w:ind w:left="10440" w:hanging="360"/>
      </w:pPr>
      <w:rPr>
        <w:rFonts w:ascii="Symbol" w:hAnsi="Symbol" w:hint="default"/>
        <w:sz w:val="20"/>
      </w:rPr>
    </w:lvl>
  </w:abstractNum>
  <w:abstractNum w:abstractNumId="5">
    <w:nsid w:val="26BA659B"/>
    <w:multiLevelType w:val="multilevel"/>
    <w:tmpl w:val="9118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1177D0"/>
    <w:multiLevelType w:val="multilevel"/>
    <w:tmpl w:val="6052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780EC3"/>
    <w:multiLevelType w:val="multilevel"/>
    <w:tmpl w:val="2384F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6A3CAB"/>
    <w:multiLevelType w:val="hybridMultilevel"/>
    <w:tmpl w:val="75F4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256A43"/>
    <w:multiLevelType w:val="multilevel"/>
    <w:tmpl w:val="BCA6A46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0">
    <w:nsid w:val="44C61208"/>
    <w:multiLevelType w:val="multilevel"/>
    <w:tmpl w:val="BCA6A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9E4A53"/>
    <w:multiLevelType w:val="multilevel"/>
    <w:tmpl w:val="3480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FC75C47"/>
    <w:multiLevelType w:val="multilevel"/>
    <w:tmpl w:val="D14AC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93F177C"/>
    <w:multiLevelType w:val="multilevel"/>
    <w:tmpl w:val="582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EF52C5E"/>
    <w:multiLevelType w:val="multilevel"/>
    <w:tmpl w:val="8428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5B753C"/>
    <w:multiLevelType w:val="hybridMultilevel"/>
    <w:tmpl w:val="97A89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C13245"/>
    <w:multiLevelType w:val="multilevel"/>
    <w:tmpl w:val="81A8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5DD1BC6"/>
    <w:multiLevelType w:val="multilevel"/>
    <w:tmpl w:val="3576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DB17DE"/>
    <w:multiLevelType w:val="multilevel"/>
    <w:tmpl w:val="9E5E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CB4115D"/>
    <w:multiLevelType w:val="hybridMultilevel"/>
    <w:tmpl w:val="8110E6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DA2318B"/>
    <w:multiLevelType w:val="multilevel"/>
    <w:tmpl w:val="B3902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F02627C"/>
    <w:multiLevelType w:val="multilevel"/>
    <w:tmpl w:val="F17A5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4E3048"/>
    <w:multiLevelType w:val="multilevel"/>
    <w:tmpl w:val="E3D03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2EC2810"/>
    <w:multiLevelType w:val="multilevel"/>
    <w:tmpl w:val="72DCC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7BA671E"/>
    <w:multiLevelType w:val="multilevel"/>
    <w:tmpl w:val="88A218C6"/>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5">
    <w:nsid w:val="794C308E"/>
    <w:multiLevelType w:val="multilevel"/>
    <w:tmpl w:val="E6D62A06"/>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6">
    <w:nsid w:val="7C0F2E38"/>
    <w:multiLevelType w:val="multilevel"/>
    <w:tmpl w:val="CA18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4"/>
  </w:num>
  <w:num w:numId="3">
    <w:abstractNumId w:val="9"/>
  </w:num>
  <w:num w:numId="4">
    <w:abstractNumId w:val="10"/>
  </w:num>
  <w:num w:numId="5">
    <w:abstractNumId w:val="11"/>
  </w:num>
  <w:num w:numId="6">
    <w:abstractNumId w:val="21"/>
  </w:num>
  <w:num w:numId="7">
    <w:abstractNumId w:val="5"/>
  </w:num>
  <w:num w:numId="8">
    <w:abstractNumId w:val="7"/>
  </w:num>
  <w:num w:numId="9">
    <w:abstractNumId w:val="6"/>
  </w:num>
  <w:num w:numId="10">
    <w:abstractNumId w:val="0"/>
  </w:num>
  <w:num w:numId="11">
    <w:abstractNumId w:val="16"/>
  </w:num>
  <w:num w:numId="12">
    <w:abstractNumId w:val="18"/>
  </w:num>
  <w:num w:numId="13">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22"/>
  </w:num>
  <w:num w:numId="15">
    <w:abstractNumId w:val="4"/>
  </w:num>
  <w:num w:numId="16">
    <w:abstractNumId w:val="8"/>
  </w:num>
  <w:num w:numId="17">
    <w:abstractNumId w:val="20"/>
  </w:num>
  <w:num w:numId="18">
    <w:abstractNumId w:val="13"/>
  </w:num>
  <w:num w:numId="19">
    <w:abstractNumId w:val="25"/>
  </w:num>
  <w:num w:numId="20">
    <w:abstractNumId w:val="19"/>
  </w:num>
  <w:num w:numId="21">
    <w:abstractNumId w:val="15"/>
  </w:num>
  <w:num w:numId="22">
    <w:abstractNumId w:val="1"/>
  </w:num>
  <w:num w:numId="23">
    <w:abstractNumId w:val="3"/>
  </w:num>
  <w:num w:numId="24">
    <w:abstractNumId w:val="12"/>
  </w:num>
  <w:num w:numId="25">
    <w:abstractNumId w:val="2"/>
  </w:num>
  <w:num w:numId="26">
    <w:abstractNumId w:val="26"/>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1E37A5"/>
    <w:rsid w:val="00177797"/>
    <w:rsid w:val="00183AE8"/>
    <w:rsid w:val="001B7B45"/>
    <w:rsid w:val="001E37A5"/>
    <w:rsid w:val="00211FAD"/>
    <w:rsid w:val="00223809"/>
    <w:rsid w:val="0027487A"/>
    <w:rsid w:val="002D537B"/>
    <w:rsid w:val="00377A32"/>
    <w:rsid w:val="003E00CC"/>
    <w:rsid w:val="00482082"/>
    <w:rsid w:val="004A1539"/>
    <w:rsid w:val="004F1363"/>
    <w:rsid w:val="00520D74"/>
    <w:rsid w:val="005B164F"/>
    <w:rsid w:val="005E20FA"/>
    <w:rsid w:val="007B07A9"/>
    <w:rsid w:val="007F3364"/>
    <w:rsid w:val="00910147"/>
    <w:rsid w:val="00917F66"/>
    <w:rsid w:val="00980F5E"/>
    <w:rsid w:val="009907D6"/>
    <w:rsid w:val="00C81F4D"/>
    <w:rsid w:val="00CB7941"/>
    <w:rsid w:val="00CE1F14"/>
    <w:rsid w:val="00EC01FD"/>
    <w:rsid w:val="00ED5880"/>
    <w:rsid w:val="00F55059"/>
    <w:rsid w:val="00F770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7B45"/>
  </w:style>
  <w:style w:type="paragraph" w:styleId="Heading2">
    <w:name w:val="heading 2"/>
    <w:basedOn w:val="Normal"/>
    <w:next w:val="Normal"/>
    <w:link w:val="Heading2Char"/>
    <w:uiPriority w:val="9"/>
    <w:unhideWhenUsed/>
    <w:qFormat/>
    <w:rsid w:val="00917F6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1E37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CB79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E37A5"/>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C81F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F4D"/>
    <w:rPr>
      <w:rFonts w:ascii="Tahoma" w:hAnsi="Tahoma" w:cs="Tahoma"/>
      <w:sz w:val="16"/>
      <w:szCs w:val="16"/>
    </w:rPr>
  </w:style>
  <w:style w:type="paragraph" w:styleId="NormalWeb">
    <w:name w:val="Normal (Web)"/>
    <w:basedOn w:val="Normal"/>
    <w:uiPriority w:val="99"/>
    <w:unhideWhenUsed/>
    <w:rsid w:val="00C81F4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10147"/>
    <w:pPr>
      <w:ind w:left="720"/>
      <w:contextualSpacing/>
    </w:pPr>
  </w:style>
  <w:style w:type="character" w:styleId="Strong">
    <w:name w:val="Strong"/>
    <w:basedOn w:val="DefaultParagraphFont"/>
    <w:uiPriority w:val="22"/>
    <w:qFormat/>
    <w:rsid w:val="00980F5E"/>
    <w:rPr>
      <w:b/>
      <w:bCs/>
    </w:rPr>
  </w:style>
  <w:style w:type="character" w:styleId="HTMLCode">
    <w:name w:val="HTML Code"/>
    <w:basedOn w:val="DefaultParagraphFont"/>
    <w:uiPriority w:val="99"/>
    <w:semiHidden/>
    <w:unhideWhenUsed/>
    <w:rsid w:val="00980F5E"/>
    <w:rPr>
      <w:rFonts w:ascii="Courier New" w:eastAsia="Times New Roman" w:hAnsi="Courier New" w:cs="Courier New"/>
      <w:sz w:val="20"/>
      <w:szCs w:val="20"/>
    </w:rPr>
  </w:style>
  <w:style w:type="character" w:customStyle="1" w:styleId="sub-header">
    <w:name w:val="sub-header"/>
    <w:basedOn w:val="DefaultParagraphFont"/>
    <w:rsid w:val="00183AE8"/>
  </w:style>
  <w:style w:type="character" w:customStyle="1" w:styleId="underlined">
    <w:name w:val="underlined"/>
    <w:basedOn w:val="DefaultParagraphFont"/>
    <w:rsid w:val="00183AE8"/>
  </w:style>
  <w:style w:type="character" w:customStyle="1" w:styleId="Heading4Char">
    <w:name w:val="Heading 4 Char"/>
    <w:basedOn w:val="DefaultParagraphFont"/>
    <w:link w:val="Heading4"/>
    <w:uiPriority w:val="9"/>
    <w:rsid w:val="00CB7941"/>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CB7941"/>
    <w:rPr>
      <w:i/>
      <w:iCs/>
    </w:rPr>
  </w:style>
  <w:style w:type="paragraph" w:styleId="HTMLPreformatted">
    <w:name w:val="HTML Preformatted"/>
    <w:basedOn w:val="Normal"/>
    <w:link w:val="HTMLPreformattedChar"/>
    <w:uiPriority w:val="99"/>
    <w:semiHidden/>
    <w:unhideWhenUsed/>
    <w:rsid w:val="00CB79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794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17F6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917F6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17F66"/>
  </w:style>
  <w:style w:type="paragraph" w:styleId="Footer">
    <w:name w:val="footer"/>
    <w:basedOn w:val="Normal"/>
    <w:link w:val="FooterChar"/>
    <w:uiPriority w:val="99"/>
    <w:unhideWhenUsed/>
    <w:rsid w:val="00917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7F66"/>
  </w:style>
  <w:style w:type="character" w:styleId="Hyperlink">
    <w:name w:val="Hyperlink"/>
    <w:basedOn w:val="DefaultParagraphFont"/>
    <w:uiPriority w:val="99"/>
    <w:unhideWhenUsed/>
    <w:rsid w:val="0022380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7316184">
      <w:bodyDiv w:val="1"/>
      <w:marLeft w:val="0"/>
      <w:marRight w:val="0"/>
      <w:marTop w:val="0"/>
      <w:marBottom w:val="0"/>
      <w:divBdr>
        <w:top w:val="none" w:sz="0" w:space="0" w:color="auto"/>
        <w:left w:val="none" w:sz="0" w:space="0" w:color="auto"/>
        <w:bottom w:val="none" w:sz="0" w:space="0" w:color="auto"/>
        <w:right w:val="none" w:sz="0" w:space="0" w:color="auto"/>
      </w:divBdr>
    </w:div>
    <w:div w:id="107359936">
      <w:bodyDiv w:val="1"/>
      <w:marLeft w:val="0"/>
      <w:marRight w:val="0"/>
      <w:marTop w:val="0"/>
      <w:marBottom w:val="0"/>
      <w:divBdr>
        <w:top w:val="none" w:sz="0" w:space="0" w:color="auto"/>
        <w:left w:val="none" w:sz="0" w:space="0" w:color="auto"/>
        <w:bottom w:val="none" w:sz="0" w:space="0" w:color="auto"/>
        <w:right w:val="none" w:sz="0" w:space="0" w:color="auto"/>
      </w:divBdr>
    </w:div>
    <w:div w:id="131025099">
      <w:bodyDiv w:val="1"/>
      <w:marLeft w:val="0"/>
      <w:marRight w:val="0"/>
      <w:marTop w:val="0"/>
      <w:marBottom w:val="0"/>
      <w:divBdr>
        <w:top w:val="none" w:sz="0" w:space="0" w:color="auto"/>
        <w:left w:val="none" w:sz="0" w:space="0" w:color="auto"/>
        <w:bottom w:val="none" w:sz="0" w:space="0" w:color="auto"/>
        <w:right w:val="none" w:sz="0" w:space="0" w:color="auto"/>
      </w:divBdr>
    </w:div>
    <w:div w:id="257522539">
      <w:bodyDiv w:val="1"/>
      <w:marLeft w:val="0"/>
      <w:marRight w:val="0"/>
      <w:marTop w:val="0"/>
      <w:marBottom w:val="0"/>
      <w:divBdr>
        <w:top w:val="none" w:sz="0" w:space="0" w:color="auto"/>
        <w:left w:val="none" w:sz="0" w:space="0" w:color="auto"/>
        <w:bottom w:val="none" w:sz="0" w:space="0" w:color="auto"/>
        <w:right w:val="none" w:sz="0" w:space="0" w:color="auto"/>
      </w:divBdr>
    </w:div>
    <w:div w:id="260374791">
      <w:bodyDiv w:val="1"/>
      <w:marLeft w:val="0"/>
      <w:marRight w:val="0"/>
      <w:marTop w:val="0"/>
      <w:marBottom w:val="0"/>
      <w:divBdr>
        <w:top w:val="none" w:sz="0" w:space="0" w:color="auto"/>
        <w:left w:val="none" w:sz="0" w:space="0" w:color="auto"/>
        <w:bottom w:val="none" w:sz="0" w:space="0" w:color="auto"/>
        <w:right w:val="none" w:sz="0" w:space="0" w:color="auto"/>
      </w:divBdr>
    </w:div>
    <w:div w:id="298726233">
      <w:bodyDiv w:val="1"/>
      <w:marLeft w:val="0"/>
      <w:marRight w:val="0"/>
      <w:marTop w:val="0"/>
      <w:marBottom w:val="0"/>
      <w:divBdr>
        <w:top w:val="none" w:sz="0" w:space="0" w:color="auto"/>
        <w:left w:val="none" w:sz="0" w:space="0" w:color="auto"/>
        <w:bottom w:val="none" w:sz="0" w:space="0" w:color="auto"/>
        <w:right w:val="none" w:sz="0" w:space="0" w:color="auto"/>
      </w:divBdr>
    </w:div>
    <w:div w:id="337585917">
      <w:bodyDiv w:val="1"/>
      <w:marLeft w:val="0"/>
      <w:marRight w:val="0"/>
      <w:marTop w:val="0"/>
      <w:marBottom w:val="0"/>
      <w:divBdr>
        <w:top w:val="none" w:sz="0" w:space="0" w:color="auto"/>
        <w:left w:val="none" w:sz="0" w:space="0" w:color="auto"/>
        <w:bottom w:val="none" w:sz="0" w:space="0" w:color="auto"/>
        <w:right w:val="none" w:sz="0" w:space="0" w:color="auto"/>
      </w:divBdr>
    </w:div>
    <w:div w:id="370805298">
      <w:bodyDiv w:val="1"/>
      <w:marLeft w:val="0"/>
      <w:marRight w:val="0"/>
      <w:marTop w:val="0"/>
      <w:marBottom w:val="0"/>
      <w:divBdr>
        <w:top w:val="none" w:sz="0" w:space="0" w:color="auto"/>
        <w:left w:val="none" w:sz="0" w:space="0" w:color="auto"/>
        <w:bottom w:val="none" w:sz="0" w:space="0" w:color="auto"/>
        <w:right w:val="none" w:sz="0" w:space="0" w:color="auto"/>
      </w:divBdr>
    </w:div>
    <w:div w:id="513541069">
      <w:bodyDiv w:val="1"/>
      <w:marLeft w:val="0"/>
      <w:marRight w:val="0"/>
      <w:marTop w:val="0"/>
      <w:marBottom w:val="0"/>
      <w:divBdr>
        <w:top w:val="none" w:sz="0" w:space="0" w:color="auto"/>
        <w:left w:val="none" w:sz="0" w:space="0" w:color="auto"/>
        <w:bottom w:val="none" w:sz="0" w:space="0" w:color="auto"/>
        <w:right w:val="none" w:sz="0" w:space="0" w:color="auto"/>
      </w:divBdr>
    </w:div>
    <w:div w:id="532957570">
      <w:bodyDiv w:val="1"/>
      <w:marLeft w:val="0"/>
      <w:marRight w:val="0"/>
      <w:marTop w:val="0"/>
      <w:marBottom w:val="0"/>
      <w:divBdr>
        <w:top w:val="none" w:sz="0" w:space="0" w:color="auto"/>
        <w:left w:val="none" w:sz="0" w:space="0" w:color="auto"/>
        <w:bottom w:val="none" w:sz="0" w:space="0" w:color="auto"/>
        <w:right w:val="none" w:sz="0" w:space="0" w:color="auto"/>
      </w:divBdr>
    </w:div>
    <w:div w:id="585842491">
      <w:bodyDiv w:val="1"/>
      <w:marLeft w:val="0"/>
      <w:marRight w:val="0"/>
      <w:marTop w:val="0"/>
      <w:marBottom w:val="0"/>
      <w:divBdr>
        <w:top w:val="none" w:sz="0" w:space="0" w:color="auto"/>
        <w:left w:val="none" w:sz="0" w:space="0" w:color="auto"/>
        <w:bottom w:val="none" w:sz="0" w:space="0" w:color="auto"/>
        <w:right w:val="none" w:sz="0" w:space="0" w:color="auto"/>
      </w:divBdr>
    </w:div>
    <w:div w:id="593511010">
      <w:bodyDiv w:val="1"/>
      <w:marLeft w:val="0"/>
      <w:marRight w:val="0"/>
      <w:marTop w:val="0"/>
      <w:marBottom w:val="0"/>
      <w:divBdr>
        <w:top w:val="none" w:sz="0" w:space="0" w:color="auto"/>
        <w:left w:val="none" w:sz="0" w:space="0" w:color="auto"/>
        <w:bottom w:val="none" w:sz="0" w:space="0" w:color="auto"/>
        <w:right w:val="none" w:sz="0" w:space="0" w:color="auto"/>
      </w:divBdr>
    </w:div>
    <w:div w:id="696395301">
      <w:bodyDiv w:val="1"/>
      <w:marLeft w:val="0"/>
      <w:marRight w:val="0"/>
      <w:marTop w:val="0"/>
      <w:marBottom w:val="0"/>
      <w:divBdr>
        <w:top w:val="none" w:sz="0" w:space="0" w:color="auto"/>
        <w:left w:val="none" w:sz="0" w:space="0" w:color="auto"/>
        <w:bottom w:val="none" w:sz="0" w:space="0" w:color="auto"/>
        <w:right w:val="none" w:sz="0" w:space="0" w:color="auto"/>
      </w:divBdr>
    </w:div>
    <w:div w:id="775179724">
      <w:bodyDiv w:val="1"/>
      <w:marLeft w:val="0"/>
      <w:marRight w:val="0"/>
      <w:marTop w:val="0"/>
      <w:marBottom w:val="0"/>
      <w:divBdr>
        <w:top w:val="none" w:sz="0" w:space="0" w:color="auto"/>
        <w:left w:val="none" w:sz="0" w:space="0" w:color="auto"/>
        <w:bottom w:val="none" w:sz="0" w:space="0" w:color="auto"/>
        <w:right w:val="none" w:sz="0" w:space="0" w:color="auto"/>
      </w:divBdr>
    </w:div>
    <w:div w:id="848369699">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97983637">
      <w:bodyDiv w:val="1"/>
      <w:marLeft w:val="0"/>
      <w:marRight w:val="0"/>
      <w:marTop w:val="0"/>
      <w:marBottom w:val="0"/>
      <w:divBdr>
        <w:top w:val="none" w:sz="0" w:space="0" w:color="auto"/>
        <w:left w:val="none" w:sz="0" w:space="0" w:color="auto"/>
        <w:bottom w:val="none" w:sz="0" w:space="0" w:color="auto"/>
        <w:right w:val="none" w:sz="0" w:space="0" w:color="auto"/>
      </w:divBdr>
    </w:div>
    <w:div w:id="1085960889">
      <w:bodyDiv w:val="1"/>
      <w:marLeft w:val="0"/>
      <w:marRight w:val="0"/>
      <w:marTop w:val="0"/>
      <w:marBottom w:val="0"/>
      <w:divBdr>
        <w:top w:val="none" w:sz="0" w:space="0" w:color="auto"/>
        <w:left w:val="none" w:sz="0" w:space="0" w:color="auto"/>
        <w:bottom w:val="none" w:sz="0" w:space="0" w:color="auto"/>
        <w:right w:val="none" w:sz="0" w:space="0" w:color="auto"/>
      </w:divBdr>
    </w:div>
    <w:div w:id="1321883359">
      <w:bodyDiv w:val="1"/>
      <w:marLeft w:val="0"/>
      <w:marRight w:val="0"/>
      <w:marTop w:val="0"/>
      <w:marBottom w:val="0"/>
      <w:divBdr>
        <w:top w:val="none" w:sz="0" w:space="0" w:color="auto"/>
        <w:left w:val="none" w:sz="0" w:space="0" w:color="auto"/>
        <w:bottom w:val="none" w:sz="0" w:space="0" w:color="auto"/>
        <w:right w:val="none" w:sz="0" w:space="0" w:color="auto"/>
      </w:divBdr>
    </w:div>
    <w:div w:id="1345084188">
      <w:bodyDiv w:val="1"/>
      <w:marLeft w:val="0"/>
      <w:marRight w:val="0"/>
      <w:marTop w:val="0"/>
      <w:marBottom w:val="0"/>
      <w:divBdr>
        <w:top w:val="none" w:sz="0" w:space="0" w:color="auto"/>
        <w:left w:val="none" w:sz="0" w:space="0" w:color="auto"/>
        <w:bottom w:val="none" w:sz="0" w:space="0" w:color="auto"/>
        <w:right w:val="none" w:sz="0" w:space="0" w:color="auto"/>
      </w:divBdr>
    </w:div>
    <w:div w:id="1440905145">
      <w:bodyDiv w:val="1"/>
      <w:marLeft w:val="0"/>
      <w:marRight w:val="0"/>
      <w:marTop w:val="0"/>
      <w:marBottom w:val="0"/>
      <w:divBdr>
        <w:top w:val="none" w:sz="0" w:space="0" w:color="auto"/>
        <w:left w:val="none" w:sz="0" w:space="0" w:color="auto"/>
        <w:bottom w:val="none" w:sz="0" w:space="0" w:color="auto"/>
        <w:right w:val="none" w:sz="0" w:space="0" w:color="auto"/>
      </w:divBdr>
    </w:div>
    <w:div w:id="1535576061">
      <w:bodyDiv w:val="1"/>
      <w:marLeft w:val="0"/>
      <w:marRight w:val="0"/>
      <w:marTop w:val="0"/>
      <w:marBottom w:val="0"/>
      <w:divBdr>
        <w:top w:val="none" w:sz="0" w:space="0" w:color="auto"/>
        <w:left w:val="none" w:sz="0" w:space="0" w:color="auto"/>
        <w:bottom w:val="none" w:sz="0" w:space="0" w:color="auto"/>
        <w:right w:val="none" w:sz="0" w:space="0" w:color="auto"/>
      </w:divBdr>
      <w:divsChild>
        <w:div w:id="779690151">
          <w:blockQuote w:val="1"/>
          <w:marLeft w:val="0"/>
          <w:marRight w:val="0"/>
          <w:marTop w:val="0"/>
          <w:marBottom w:val="160"/>
          <w:divBdr>
            <w:top w:val="none" w:sz="0" w:space="0" w:color="auto"/>
            <w:left w:val="single" w:sz="24" w:space="12" w:color="DFE2E5"/>
            <w:bottom w:val="none" w:sz="0" w:space="0" w:color="auto"/>
            <w:right w:val="none" w:sz="0" w:space="0" w:color="auto"/>
          </w:divBdr>
        </w:div>
        <w:div w:id="788625622">
          <w:blockQuote w:val="1"/>
          <w:marLeft w:val="0"/>
          <w:marRight w:val="0"/>
          <w:marTop w:val="0"/>
          <w:marBottom w:val="160"/>
          <w:divBdr>
            <w:top w:val="none" w:sz="0" w:space="0" w:color="auto"/>
            <w:left w:val="single" w:sz="24" w:space="12" w:color="DFE2E5"/>
            <w:bottom w:val="none" w:sz="0" w:space="0" w:color="auto"/>
            <w:right w:val="none" w:sz="0" w:space="0" w:color="auto"/>
          </w:divBdr>
        </w:div>
      </w:divsChild>
    </w:div>
    <w:div w:id="1587762390">
      <w:bodyDiv w:val="1"/>
      <w:marLeft w:val="0"/>
      <w:marRight w:val="0"/>
      <w:marTop w:val="0"/>
      <w:marBottom w:val="0"/>
      <w:divBdr>
        <w:top w:val="none" w:sz="0" w:space="0" w:color="auto"/>
        <w:left w:val="none" w:sz="0" w:space="0" w:color="auto"/>
        <w:bottom w:val="none" w:sz="0" w:space="0" w:color="auto"/>
        <w:right w:val="none" w:sz="0" w:space="0" w:color="auto"/>
      </w:divBdr>
    </w:div>
    <w:div w:id="1683358621">
      <w:bodyDiv w:val="1"/>
      <w:marLeft w:val="0"/>
      <w:marRight w:val="0"/>
      <w:marTop w:val="0"/>
      <w:marBottom w:val="0"/>
      <w:divBdr>
        <w:top w:val="none" w:sz="0" w:space="0" w:color="auto"/>
        <w:left w:val="none" w:sz="0" w:space="0" w:color="auto"/>
        <w:bottom w:val="none" w:sz="0" w:space="0" w:color="auto"/>
        <w:right w:val="none" w:sz="0" w:space="0" w:color="auto"/>
      </w:divBdr>
    </w:div>
    <w:div w:id="1730838239">
      <w:bodyDiv w:val="1"/>
      <w:marLeft w:val="0"/>
      <w:marRight w:val="0"/>
      <w:marTop w:val="0"/>
      <w:marBottom w:val="0"/>
      <w:divBdr>
        <w:top w:val="none" w:sz="0" w:space="0" w:color="auto"/>
        <w:left w:val="none" w:sz="0" w:space="0" w:color="auto"/>
        <w:bottom w:val="none" w:sz="0" w:space="0" w:color="auto"/>
        <w:right w:val="none" w:sz="0" w:space="0" w:color="auto"/>
      </w:divBdr>
    </w:div>
    <w:div w:id="1775175441">
      <w:bodyDiv w:val="1"/>
      <w:marLeft w:val="0"/>
      <w:marRight w:val="0"/>
      <w:marTop w:val="0"/>
      <w:marBottom w:val="0"/>
      <w:divBdr>
        <w:top w:val="none" w:sz="0" w:space="0" w:color="auto"/>
        <w:left w:val="none" w:sz="0" w:space="0" w:color="auto"/>
        <w:bottom w:val="none" w:sz="0" w:space="0" w:color="auto"/>
        <w:right w:val="none" w:sz="0" w:space="0" w:color="auto"/>
      </w:divBdr>
    </w:div>
    <w:div w:id="1816677756">
      <w:bodyDiv w:val="1"/>
      <w:marLeft w:val="0"/>
      <w:marRight w:val="0"/>
      <w:marTop w:val="0"/>
      <w:marBottom w:val="0"/>
      <w:divBdr>
        <w:top w:val="none" w:sz="0" w:space="0" w:color="auto"/>
        <w:left w:val="none" w:sz="0" w:space="0" w:color="auto"/>
        <w:bottom w:val="none" w:sz="0" w:space="0" w:color="auto"/>
        <w:right w:val="none" w:sz="0" w:space="0" w:color="auto"/>
      </w:divBdr>
    </w:div>
    <w:div w:id="1839735787">
      <w:bodyDiv w:val="1"/>
      <w:marLeft w:val="0"/>
      <w:marRight w:val="0"/>
      <w:marTop w:val="0"/>
      <w:marBottom w:val="0"/>
      <w:divBdr>
        <w:top w:val="none" w:sz="0" w:space="0" w:color="auto"/>
        <w:left w:val="none" w:sz="0" w:space="0" w:color="auto"/>
        <w:bottom w:val="none" w:sz="0" w:space="0" w:color="auto"/>
        <w:right w:val="none" w:sz="0" w:space="0" w:color="auto"/>
      </w:divBdr>
    </w:div>
    <w:div w:id="208398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todolistme.net/"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2152</TotalTime>
  <Pages>14</Pages>
  <Words>1463</Words>
  <Characters>8344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TonyMontana</dc:creator>
  <cp:lastModifiedBy>TonyMontana</cp:lastModifiedBy>
  <cp:revision>15</cp:revision>
  <dcterms:created xsi:type="dcterms:W3CDTF">2019-03-10T07:42:00Z</dcterms:created>
  <dcterms:modified xsi:type="dcterms:W3CDTF">2019-03-12T18:58:00Z</dcterms:modified>
</cp:coreProperties>
</file>